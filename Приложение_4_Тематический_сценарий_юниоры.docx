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81B63" w14:textId="77777777" w:rsidR="006C5884" w:rsidRPr="005A7580" w:rsidRDefault="003216A5" w:rsidP="005A7580">
      <w:pPr>
        <w:pStyle w:val="1"/>
        <w:spacing w:before="0" w:after="0" w:line="240" w:lineRule="auto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Введение </w:t>
      </w:r>
    </w:p>
    <w:p w14:paraId="65AF8266" w14:textId="77777777" w:rsidR="006C5884" w:rsidRPr="005A7580" w:rsidRDefault="003216A5" w:rsidP="005A75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Информационная система для сети вендинговых аппаратов включает в себя несколько ключевых компонентов, обеспечивающих эффективное управление и мониторинг работы аппаратов. Общая идея системы:</w:t>
      </w:r>
    </w:p>
    <w:p w14:paraId="192A704E" w14:textId="77777777" w:rsidR="006C5884" w:rsidRPr="005A7580" w:rsidRDefault="003216A5" w:rsidP="005A75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1. Цели и задачи системы</w:t>
      </w:r>
    </w:p>
    <w:p w14:paraId="0C230D5F" w14:textId="77777777" w:rsidR="006C5884" w:rsidRPr="005A7580" w:rsidRDefault="003216A5" w:rsidP="005A758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 Управление запасами: автоматизированный мониторинг наличия товаров в аппаратах, прогнозирование спроса и оптимизация процессов пополнения запасов.</w:t>
      </w:r>
    </w:p>
    <w:p w14:paraId="37C4AF5B" w14:textId="77777777" w:rsidR="006C5884" w:rsidRPr="005A7580" w:rsidRDefault="003216A5" w:rsidP="005A758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 Техническое обслуживание: система должна фиксировать состояние аппаратов, а также уведомлять о необходимости технического обслуживания или ремонтах.</w:t>
      </w:r>
    </w:p>
    <w:p w14:paraId="0F881898" w14:textId="77777777" w:rsidR="006C5884" w:rsidRPr="005A7580" w:rsidRDefault="003216A5" w:rsidP="005A758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 Аналитика и отчетность: сбор данных о продажах, популярных товарах и времени пиковых продаж для проведения анализа и принятия обоснованных бизнес-решений.</w:t>
      </w:r>
    </w:p>
    <w:p w14:paraId="73242D39" w14:textId="77777777" w:rsidR="006C5884" w:rsidRPr="005A7580" w:rsidRDefault="003216A5" w:rsidP="005A75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2. Компоненты системы</w:t>
      </w:r>
    </w:p>
    <w:p w14:paraId="4DE7D1C7" w14:textId="77777777" w:rsidR="006C5884" w:rsidRPr="005A7580" w:rsidRDefault="003216A5" w:rsidP="005A758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 Интерфейс управления: приложение для франчайзера, где можно видеть статус всех вендинговых машин, управлять запасами и получать уведомления.</w:t>
      </w:r>
    </w:p>
    <w:p w14:paraId="516792B0" w14:textId="77777777" w:rsidR="006C5884" w:rsidRPr="005A7580" w:rsidRDefault="003216A5" w:rsidP="005A758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 Мониторинг в реальном времени: использование датчиков для отслеживания состояния аппаратов и состояния товаров (например, наличие определенных товаров и наличие денег в аппарате).</w:t>
      </w:r>
    </w:p>
    <w:p w14:paraId="0D734A26" w14:textId="77777777" w:rsidR="006C5884" w:rsidRPr="005A7580" w:rsidRDefault="003216A5" w:rsidP="005A758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 База данных: хранение информации о товарах, продажах, операциях и пользователях системы.</w:t>
      </w:r>
    </w:p>
    <w:p w14:paraId="1AF04FFA" w14:textId="77777777" w:rsidR="006C5884" w:rsidRPr="005A7580" w:rsidRDefault="003216A5" w:rsidP="005A758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 Аналитические инструменты: графики и отчеты для анализа производительности аппаратов и предпочтений клиентов.</w:t>
      </w:r>
    </w:p>
    <w:p w14:paraId="1038D7D4" w14:textId="77777777" w:rsidR="006C5884" w:rsidRPr="005A7580" w:rsidRDefault="003216A5" w:rsidP="005A75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Преимущества системы:</w:t>
      </w:r>
    </w:p>
    <w:p w14:paraId="6FBCA7B8" w14:textId="77777777" w:rsidR="006C5884" w:rsidRPr="005A7580" w:rsidRDefault="003216A5" w:rsidP="005A758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 Повышение эффективности работы вендинговых аппаратов.</w:t>
      </w:r>
    </w:p>
    <w:p w14:paraId="337B3787" w14:textId="77777777" w:rsidR="006C5884" w:rsidRPr="005A7580" w:rsidRDefault="003216A5" w:rsidP="005A758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 Снижение операционных затрат за счет автоматизации процессов.</w:t>
      </w:r>
    </w:p>
    <w:p w14:paraId="190E0F49" w14:textId="77777777" w:rsidR="006C5884" w:rsidRPr="005A7580" w:rsidRDefault="003216A5" w:rsidP="005A758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 Улучшение пользовательского опыта для клиентов.</w:t>
      </w:r>
    </w:p>
    <w:p w14:paraId="4B6D23CF" w14:textId="77777777" w:rsidR="006C5884" w:rsidRPr="005A7580" w:rsidRDefault="003216A5" w:rsidP="005A758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 Более эффективно использование ресурсов и оптимизация товарных запасов.</w:t>
      </w:r>
    </w:p>
    <w:p w14:paraId="35039032" w14:textId="77777777" w:rsidR="006C5884" w:rsidRPr="005A7580" w:rsidRDefault="003216A5" w:rsidP="005A7580">
      <w:pPr>
        <w:pStyle w:val="1"/>
        <w:spacing w:before="0" w:after="0" w:line="240" w:lineRule="auto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Разработка базы данных</w:t>
      </w:r>
    </w:p>
    <w:p w14:paraId="64BF9964" w14:textId="77777777" w:rsidR="006C5884" w:rsidRPr="005A7580" w:rsidRDefault="003216A5" w:rsidP="005A75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Система хранения информации о вендинговых аппаратах должна быть тщательно спроектирована для обеспечения эффективного управления всеми аспектами операции. База данных должна содержать структурированные и взаимосвязанные данные, что позволит легко отслеживать состояние аппаратов, осуществлять анализ и оптимизировать работу сети. </w:t>
      </w:r>
    </w:p>
    <w:p w14:paraId="256C7941" w14:textId="77777777" w:rsidR="006C5884" w:rsidRPr="005A7580" w:rsidRDefault="003216A5" w:rsidP="005A75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Для реализации модулей системы необходимо разработать базу данных. Создайте базу данных, используя предпочтительную платформу (MySQL / Microsoft SQL Server / </w:t>
      </w:r>
      <w:proofErr w:type="spellStart"/>
      <w:r w:rsidRPr="005A7580">
        <w:rPr>
          <w:rFonts w:ascii="Times New Roman" w:hAnsi="Times New Roman" w:cs="Times New Roman"/>
        </w:rPr>
        <w:t>PostgreSQL</w:t>
      </w:r>
      <w:proofErr w:type="spellEnd"/>
      <w:r w:rsidRPr="005A7580">
        <w:rPr>
          <w:rFonts w:ascii="Times New Roman" w:hAnsi="Times New Roman" w:cs="Times New Roman"/>
        </w:rPr>
        <w:t>/</w:t>
      </w:r>
      <w:proofErr w:type="spellStart"/>
      <w:r w:rsidRPr="005A7580">
        <w:rPr>
          <w:rFonts w:ascii="Times New Roman" w:hAnsi="Times New Roman" w:cs="Times New Roman"/>
        </w:rPr>
        <w:t>РедБД</w:t>
      </w:r>
      <w:proofErr w:type="spellEnd"/>
      <w:r w:rsidRPr="005A7580">
        <w:rPr>
          <w:rFonts w:ascii="Times New Roman" w:hAnsi="Times New Roman" w:cs="Times New Roman"/>
        </w:rPr>
        <w:t>), на сервере баз данных, который вам предоставлен.</w:t>
      </w:r>
    </w:p>
    <w:p w14:paraId="4D7489FB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Создайте таблицы основных сущностей, атрибуты, отношения и необходимые ограничения. Приведите разработанную базу данных к 3НФ. После создания базы данных требуется импортировать предоставленные данные из папки «Импорт». Возможно, вам понадобится отформатировать данные, прежде чем загрузить их в таблицы, которые вы только что создали. В любом случае созданные таблицы должны содержать начальные тестовые данные.</w:t>
      </w:r>
    </w:p>
    <w:p w14:paraId="0ADE3415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Ниже приведены данные, необходимые для хранения. В ходе работы вам потребуется доработать базу данных, добавить необходимые сущности и поля. </w:t>
      </w:r>
    </w:p>
    <w:p w14:paraId="0980D190" w14:textId="77777777" w:rsidR="006C5884" w:rsidRPr="005A7580" w:rsidRDefault="006C5884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</w:p>
    <w:p w14:paraId="2DF4432D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  <w:i/>
        </w:rPr>
      </w:pPr>
      <w:r w:rsidRPr="005A7580">
        <w:rPr>
          <w:rFonts w:ascii="Times New Roman" w:hAnsi="Times New Roman" w:cs="Times New Roman"/>
          <w:i/>
        </w:rPr>
        <w:t xml:space="preserve"> Вендинговые аппараты:</w:t>
      </w:r>
    </w:p>
    <w:p w14:paraId="0EC1E23A" w14:textId="77777777" w:rsidR="006C5884" w:rsidRPr="005A7580" w:rsidRDefault="003216A5" w:rsidP="005A7580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  ID аппарата: уникальный идентификатор аппарата.</w:t>
      </w:r>
    </w:p>
    <w:p w14:paraId="3F108C7C" w14:textId="77777777" w:rsidR="006C5884" w:rsidRPr="005A7580" w:rsidRDefault="003216A5" w:rsidP="005A7580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Местоположение: адрес или описание места установки устройства (например, торговый центр, офис).</w:t>
      </w:r>
    </w:p>
    <w:p w14:paraId="78EA3A79" w14:textId="77777777" w:rsidR="006C5884" w:rsidRPr="005A7580" w:rsidRDefault="003216A5" w:rsidP="005A7580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 Модель аппарата: указание на марку и модель вендингового аппарата.</w:t>
      </w:r>
    </w:p>
    <w:p w14:paraId="4CD23475" w14:textId="77777777" w:rsidR="006C5884" w:rsidRPr="005A7580" w:rsidRDefault="003216A5" w:rsidP="005A7580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 Тип аппарата: (с оплатой картой, с оплатой наличными, два вида оплаты).</w:t>
      </w:r>
    </w:p>
    <w:p w14:paraId="37335A20" w14:textId="77777777" w:rsidR="006C5884" w:rsidRPr="005A7580" w:rsidRDefault="003216A5" w:rsidP="005A7580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 Статус: рабочий / не рабочий / на обслуживании.</w:t>
      </w:r>
    </w:p>
    <w:p w14:paraId="48154D80" w14:textId="77777777" w:rsidR="006C5884" w:rsidRPr="005A7580" w:rsidRDefault="003216A5" w:rsidP="005A7580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 Дата установки: когда аппарат был установлен.</w:t>
      </w:r>
    </w:p>
    <w:p w14:paraId="744AF31A" w14:textId="77777777" w:rsidR="006C5884" w:rsidRPr="005A7580" w:rsidRDefault="003216A5" w:rsidP="005A7580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lastRenderedPageBreak/>
        <w:t>Дата последнего обслуживания: когда аппарат в последний раз обслуживался.</w:t>
      </w:r>
    </w:p>
    <w:p w14:paraId="7A5D10D9" w14:textId="77777777" w:rsidR="006C5884" w:rsidRPr="005A7580" w:rsidRDefault="003216A5" w:rsidP="005A7580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 Совокупный доход: общая сумма, полученная с аппарата за все время.</w:t>
      </w:r>
    </w:p>
    <w:p w14:paraId="5F5C3DF4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  <w:i/>
        </w:rPr>
      </w:pPr>
      <w:r w:rsidRPr="005A7580">
        <w:rPr>
          <w:rFonts w:ascii="Times New Roman" w:hAnsi="Times New Roman" w:cs="Times New Roman"/>
          <w:i/>
        </w:rPr>
        <w:t>Товары:</w:t>
      </w:r>
    </w:p>
    <w:p w14:paraId="70C1B3D9" w14:textId="77777777" w:rsidR="006C5884" w:rsidRPr="005A7580" w:rsidRDefault="003216A5" w:rsidP="005A7580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ID товара: уникальный идентификатор товара.</w:t>
      </w:r>
    </w:p>
    <w:p w14:paraId="521D6F7C" w14:textId="77777777" w:rsidR="006C5884" w:rsidRPr="005A7580" w:rsidRDefault="003216A5" w:rsidP="005A7580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Название товара: наименование продукта.</w:t>
      </w:r>
    </w:p>
    <w:p w14:paraId="4E4AD85D" w14:textId="77777777" w:rsidR="006C5884" w:rsidRPr="005A7580" w:rsidRDefault="003216A5" w:rsidP="005A7580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Описание: краткое описание (например, состав, вкусы).</w:t>
      </w:r>
    </w:p>
    <w:p w14:paraId="285B4C57" w14:textId="77777777" w:rsidR="006C5884" w:rsidRPr="005A7580" w:rsidRDefault="003216A5" w:rsidP="005A7580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Цена: указание стоимости товара.</w:t>
      </w:r>
    </w:p>
    <w:p w14:paraId="518C764D" w14:textId="77777777" w:rsidR="006C5884" w:rsidRPr="005A7580" w:rsidRDefault="003216A5" w:rsidP="005A7580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Количество в наличии: текущее количество данного товара в аппарате.</w:t>
      </w:r>
    </w:p>
    <w:p w14:paraId="14A359DE" w14:textId="77777777" w:rsidR="006C5884" w:rsidRPr="005A7580" w:rsidRDefault="003216A5" w:rsidP="005A7580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Минимальный запас: пороговое значение, при котором необходимо пополнение.</w:t>
      </w:r>
    </w:p>
    <w:p w14:paraId="59BB50B8" w14:textId="77777777" w:rsidR="006C5884" w:rsidRPr="005A7580" w:rsidRDefault="003216A5" w:rsidP="005A7580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Склонности к продажам: данные о популярности товара (например, средние продажи в день).</w:t>
      </w:r>
    </w:p>
    <w:p w14:paraId="02149018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  <w:i/>
        </w:rPr>
      </w:pPr>
      <w:r w:rsidRPr="005A7580">
        <w:rPr>
          <w:rFonts w:ascii="Times New Roman" w:hAnsi="Times New Roman" w:cs="Times New Roman"/>
          <w:i/>
        </w:rPr>
        <w:t>Продажи:</w:t>
      </w:r>
    </w:p>
    <w:p w14:paraId="69E895C0" w14:textId="77777777" w:rsidR="006C5884" w:rsidRPr="005A7580" w:rsidRDefault="003216A5" w:rsidP="005A7580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ID продажи: уникальный идентификатор записи о продаже.</w:t>
      </w:r>
    </w:p>
    <w:p w14:paraId="1AC5C6F6" w14:textId="77777777" w:rsidR="006C5884" w:rsidRPr="005A7580" w:rsidRDefault="003216A5" w:rsidP="005A7580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ID аппарата: ссылка на вендинговый аппарат (для связи с конкретным аппаратом).</w:t>
      </w:r>
    </w:p>
    <w:p w14:paraId="306E9E8A" w14:textId="77777777" w:rsidR="006C5884" w:rsidRPr="005A7580" w:rsidRDefault="003216A5" w:rsidP="005A7580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 ID товара: ссылка на проданный товар.</w:t>
      </w:r>
    </w:p>
    <w:p w14:paraId="1EC4DF70" w14:textId="77777777" w:rsidR="006C5884" w:rsidRPr="005A7580" w:rsidRDefault="003216A5" w:rsidP="005A7580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  Количество: количество единиц проданного товара.</w:t>
      </w:r>
    </w:p>
    <w:p w14:paraId="01BC9439" w14:textId="77777777" w:rsidR="006C5884" w:rsidRPr="005A7580" w:rsidRDefault="003216A5" w:rsidP="005A7580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  Сумма продажи: общая сумма, заработанная за эту продажу.</w:t>
      </w:r>
    </w:p>
    <w:p w14:paraId="3A8EFB97" w14:textId="77777777" w:rsidR="006C5884" w:rsidRPr="005A7580" w:rsidRDefault="003216A5" w:rsidP="005A7580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  Дата и время продажи: когда была произведена продажа.</w:t>
      </w:r>
    </w:p>
    <w:p w14:paraId="1A56A222" w14:textId="77777777" w:rsidR="006C5884" w:rsidRPr="005A7580" w:rsidRDefault="003216A5" w:rsidP="005A7580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 Метод оплаты: используемый способ оплаты (наличные, карта, QR).</w:t>
      </w:r>
    </w:p>
    <w:p w14:paraId="0896A768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  <w:i/>
        </w:rPr>
      </w:pPr>
      <w:r w:rsidRPr="005A7580">
        <w:rPr>
          <w:rFonts w:ascii="Times New Roman" w:hAnsi="Times New Roman" w:cs="Times New Roman"/>
          <w:i/>
        </w:rPr>
        <w:t>Пользователи:</w:t>
      </w:r>
    </w:p>
    <w:p w14:paraId="16A0E4F9" w14:textId="77777777" w:rsidR="006C5884" w:rsidRPr="005A7580" w:rsidRDefault="003216A5" w:rsidP="005A7580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 ID пользователя: уникальный идентификатор пользователя.</w:t>
      </w:r>
    </w:p>
    <w:p w14:paraId="357CF408" w14:textId="77777777" w:rsidR="006C5884" w:rsidRPr="005A7580" w:rsidRDefault="003216A5" w:rsidP="005A7580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ФИО: ФИО пользователя.</w:t>
      </w:r>
    </w:p>
    <w:p w14:paraId="15AAAD00" w14:textId="77777777" w:rsidR="006C5884" w:rsidRPr="005A7580" w:rsidRDefault="003216A5" w:rsidP="005A7580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proofErr w:type="spellStart"/>
      <w:r w:rsidRPr="005A7580">
        <w:rPr>
          <w:rFonts w:ascii="Times New Roman" w:hAnsi="Times New Roman" w:cs="Times New Roman"/>
        </w:rPr>
        <w:t>Email</w:t>
      </w:r>
      <w:proofErr w:type="spellEnd"/>
      <w:r w:rsidRPr="005A7580">
        <w:rPr>
          <w:rFonts w:ascii="Times New Roman" w:hAnsi="Times New Roman" w:cs="Times New Roman"/>
        </w:rPr>
        <w:t>, телефон: контактные данные для обратной связи.</w:t>
      </w:r>
    </w:p>
    <w:p w14:paraId="4FBBA786" w14:textId="77777777" w:rsidR="006C5884" w:rsidRPr="005A7580" w:rsidRDefault="003216A5" w:rsidP="005A7580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Роль: определение роли пользователя в системе (Клиент-франчайзи (</w:t>
      </w:r>
      <w:proofErr w:type="gramStart"/>
      <w:r w:rsidRPr="005A7580">
        <w:rPr>
          <w:rFonts w:ascii="Times New Roman" w:hAnsi="Times New Roman" w:cs="Times New Roman"/>
        </w:rPr>
        <w:t>компания</w:t>
      </w:r>
      <w:proofErr w:type="gramEnd"/>
      <w:r w:rsidRPr="005A7580">
        <w:rPr>
          <w:rFonts w:ascii="Times New Roman" w:hAnsi="Times New Roman" w:cs="Times New Roman"/>
        </w:rPr>
        <w:t xml:space="preserve"> взявшая в аренду вендинговый торговый аппарат (далее по тексту ТА), менеджер (с функциями администратора), инженер, оператор-техник)).</w:t>
      </w:r>
    </w:p>
    <w:p w14:paraId="6D16A74E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  <w:i/>
        </w:rPr>
      </w:pPr>
      <w:r w:rsidRPr="005A7580">
        <w:rPr>
          <w:rFonts w:ascii="Times New Roman" w:hAnsi="Times New Roman" w:cs="Times New Roman"/>
          <w:i/>
        </w:rPr>
        <w:t>Обслуживание:</w:t>
      </w:r>
    </w:p>
    <w:p w14:paraId="191D3D32" w14:textId="77777777" w:rsidR="006C5884" w:rsidRPr="005A7580" w:rsidRDefault="003216A5" w:rsidP="005A7580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   ID записи: уникальный идентификатор записи </w:t>
      </w:r>
      <w:proofErr w:type="gramStart"/>
      <w:r w:rsidRPr="005A7580">
        <w:rPr>
          <w:rFonts w:ascii="Times New Roman" w:hAnsi="Times New Roman" w:cs="Times New Roman"/>
        </w:rPr>
        <w:t>о обслуживании</w:t>
      </w:r>
      <w:proofErr w:type="gramEnd"/>
      <w:r w:rsidRPr="005A7580">
        <w:rPr>
          <w:rFonts w:ascii="Times New Roman" w:hAnsi="Times New Roman" w:cs="Times New Roman"/>
        </w:rPr>
        <w:t>.</w:t>
      </w:r>
    </w:p>
    <w:p w14:paraId="11C16356" w14:textId="77777777" w:rsidR="006C5884" w:rsidRPr="005A7580" w:rsidRDefault="003216A5" w:rsidP="005A7580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   ID аппарата: ссылка на вендинговый аппарат.</w:t>
      </w:r>
    </w:p>
    <w:p w14:paraId="430C8840" w14:textId="77777777" w:rsidR="006C5884" w:rsidRPr="005A7580" w:rsidRDefault="003216A5" w:rsidP="005A7580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   Дата обслуживания: дата, когда было произведено обслуживание.</w:t>
      </w:r>
    </w:p>
    <w:p w14:paraId="52D3C6F5" w14:textId="77777777" w:rsidR="006C5884" w:rsidRPr="005A7580" w:rsidRDefault="003216A5" w:rsidP="005A7580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 Описание работы: что было сделано во время обслуживания (например, пополнение товара, ремонт).</w:t>
      </w:r>
    </w:p>
    <w:p w14:paraId="21847854" w14:textId="77777777" w:rsidR="006C5884" w:rsidRPr="005A7580" w:rsidRDefault="003216A5" w:rsidP="005A7580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  Проблемы: описание выявленных проблем (если таковые были).</w:t>
      </w:r>
    </w:p>
    <w:p w14:paraId="7208E164" w14:textId="77777777" w:rsidR="006C5884" w:rsidRPr="005A7580" w:rsidRDefault="003216A5" w:rsidP="005A7580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  Исполнитель: ФИО или ID лица, выполнявшего обслуживание.</w:t>
      </w:r>
    </w:p>
    <w:p w14:paraId="59BB9FFB" w14:textId="77777777" w:rsidR="006C5884" w:rsidRPr="005A7580" w:rsidRDefault="003216A5" w:rsidP="005A7580">
      <w:pPr>
        <w:pStyle w:val="1"/>
        <w:spacing w:before="0" w:after="0" w:line="240" w:lineRule="auto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Разработка модуля франчайзера (</w:t>
      </w:r>
      <w:proofErr w:type="spellStart"/>
      <w:r w:rsidRPr="005A7580">
        <w:rPr>
          <w:rFonts w:ascii="Times New Roman" w:hAnsi="Times New Roman" w:cs="Times New Roman"/>
        </w:rPr>
        <w:t>desktop</w:t>
      </w:r>
      <w:proofErr w:type="spellEnd"/>
      <w:r w:rsidRPr="005A7580">
        <w:rPr>
          <w:rFonts w:ascii="Times New Roman" w:hAnsi="Times New Roman" w:cs="Times New Roman"/>
        </w:rPr>
        <w:t>)</w:t>
      </w:r>
    </w:p>
    <w:p w14:paraId="0DF53455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Реализуйте личный кабинет менеджера компании-франчайзера.</w:t>
      </w:r>
    </w:p>
    <w:p w14:paraId="12E553AF" w14:textId="77777777" w:rsidR="006C5884" w:rsidRPr="005A7580" w:rsidRDefault="003216A5" w:rsidP="005A7580">
      <w:pPr>
        <w:pStyle w:val="2"/>
        <w:spacing w:before="0" w:after="0" w:line="240" w:lineRule="auto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Авторизация</w:t>
      </w:r>
    </w:p>
    <w:p w14:paraId="02C819E6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Реализуйте систему авторизации с использованием почтового адреса или номера телефона. Реализовать автоматическую идентификацию типа вводимых данных (телефон или почта - маска должна подстраиваться под ввод пользователя).</w:t>
      </w:r>
    </w:p>
    <w:p w14:paraId="51963E4E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Реализовать двухфакторную авторизацию с использованием </w:t>
      </w:r>
      <w:proofErr w:type="gramStart"/>
      <w:r w:rsidRPr="005A7580">
        <w:rPr>
          <w:rFonts w:ascii="Times New Roman" w:hAnsi="Times New Roman" w:cs="Times New Roman"/>
        </w:rPr>
        <w:t>проверочного кода</w:t>
      </w:r>
      <w:proofErr w:type="gramEnd"/>
      <w:r w:rsidRPr="005A7580">
        <w:rPr>
          <w:rFonts w:ascii="Times New Roman" w:hAnsi="Times New Roman" w:cs="Times New Roman"/>
        </w:rPr>
        <w:t xml:space="preserve"> отправляемого по почте или номеру телефона. Выбор источника определяется на основании идентификации типа введенного логина. </w:t>
      </w:r>
    </w:p>
    <w:p w14:paraId="0BE1278F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Проверочный код генерируется случайно и включает следующие </w:t>
      </w:r>
      <w:proofErr w:type="gramStart"/>
      <w:r w:rsidRPr="005A7580">
        <w:rPr>
          <w:rFonts w:ascii="Times New Roman" w:hAnsi="Times New Roman" w:cs="Times New Roman"/>
        </w:rPr>
        <w:t>символы:  1234567890</w:t>
      </w:r>
      <w:proofErr w:type="gramEnd"/>
      <w:r w:rsidRPr="005A7580">
        <w:rPr>
          <w:rFonts w:ascii="Times New Roman" w:hAnsi="Times New Roman" w:cs="Times New Roman"/>
        </w:rPr>
        <w:t>!@#%&amp;</w:t>
      </w:r>
      <w:proofErr w:type="gramStart"/>
      <w:r w:rsidRPr="005A7580">
        <w:rPr>
          <w:rFonts w:ascii="Times New Roman" w:hAnsi="Times New Roman" w:cs="Times New Roman"/>
        </w:rPr>
        <w:t>qwertyuiopasdfghjklzxcvbnm .</w:t>
      </w:r>
      <w:proofErr w:type="gramEnd"/>
      <w:r w:rsidRPr="005A7580">
        <w:rPr>
          <w:rFonts w:ascii="Times New Roman" w:hAnsi="Times New Roman" w:cs="Times New Roman"/>
        </w:rPr>
        <w:t xml:space="preserve"> Проверочный код включает 7 случайных символов.</w:t>
      </w:r>
    </w:p>
    <w:p w14:paraId="57B74EAC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Эмулировать отправку проверочного кода, записывая его в файл “passcode.txt” с указанием времени его генерации. Файл располагается в директории </w:t>
      </w:r>
      <w:proofErr w:type="spellStart"/>
      <w:r w:rsidRPr="005A7580">
        <w:rPr>
          <w:rFonts w:ascii="Times New Roman" w:hAnsi="Times New Roman" w:cs="Times New Roman"/>
        </w:rPr>
        <w:t>logs</w:t>
      </w:r>
      <w:proofErr w:type="spellEnd"/>
      <w:r w:rsidRPr="005A7580">
        <w:rPr>
          <w:rFonts w:ascii="Times New Roman" w:hAnsi="Times New Roman" w:cs="Times New Roman"/>
        </w:rPr>
        <w:t xml:space="preserve">, расположенной в системной папке </w:t>
      </w:r>
      <w:proofErr w:type="spellStart"/>
      <w:r w:rsidRPr="005A7580">
        <w:rPr>
          <w:rFonts w:ascii="Times New Roman" w:hAnsi="Times New Roman" w:cs="Times New Roman"/>
        </w:rPr>
        <w:t>Temp</w:t>
      </w:r>
      <w:proofErr w:type="spellEnd"/>
      <w:r w:rsidRPr="005A7580">
        <w:rPr>
          <w:rFonts w:ascii="Times New Roman" w:hAnsi="Times New Roman" w:cs="Times New Roman"/>
        </w:rPr>
        <w:t>. Формат вывода файла:</w:t>
      </w:r>
      <w:r w:rsidRPr="005A7580">
        <w:rPr>
          <w:rFonts w:ascii="Times New Roman" w:hAnsi="Times New Roman" w:cs="Times New Roman"/>
        </w:rPr>
        <w:br/>
      </w:r>
      <w:r w:rsidRPr="005A7580">
        <w:rPr>
          <w:rFonts w:ascii="Times New Roman" w:hAnsi="Times New Roman" w:cs="Times New Roman"/>
        </w:rPr>
        <w:lastRenderedPageBreak/>
        <w:t xml:space="preserve">“Время в стандарте </w:t>
      </w:r>
      <w:proofErr w:type="spellStart"/>
      <w:r w:rsidRPr="005A7580">
        <w:rPr>
          <w:rFonts w:ascii="Times New Roman" w:hAnsi="Times New Roman" w:cs="Times New Roman"/>
        </w:rPr>
        <w:t>Zulu</w:t>
      </w:r>
      <w:proofErr w:type="spellEnd"/>
      <w:r w:rsidRPr="005A7580">
        <w:rPr>
          <w:rFonts w:ascii="Times New Roman" w:hAnsi="Times New Roman" w:cs="Times New Roman"/>
        </w:rPr>
        <w:t xml:space="preserve"> Time (</w:t>
      </w:r>
      <w:proofErr w:type="spellStart"/>
      <w:r w:rsidRPr="005A7580">
        <w:rPr>
          <w:rFonts w:ascii="Times New Roman" w:hAnsi="Times New Roman" w:cs="Times New Roman"/>
        </w:rPr>
        <w:t>Coordinated</w:t>
      </w:r>
      <w:proofErr w:type="spellEnd"/>
      <w:r w:rsidRPr="005A7580">
        <w:rPr>
          <w:rFonts w:ascii="Times New Roman" w:hAnsi="Times New Roman" w:cs="Times New Roman"/>
        </w:rPr>
        <w:t xml:space="preserve"> Universal Time)” - “Проверочный код”</w:t>
      </w:r>
      <w:r w:rsidRPr="005A7580">
        <w:rPr>
          <w:rFonts w:ascii="Times New Roman" w:hAnsi="Times New Roman" w:cs="Times New Roman"/>
        </w:rPr>
        <w:br/>
        <w:t>Пример:</w:t>
      </w:r>
    </w:p>
    <w:p w14:paraId="2E51FF64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 </w:t>
      </w:r>
      <w:proofErr w:type="gramStart"/>
      <w:r w:rsidRPr="005A7580">
        <w:rPr>
          <w:rFonts w:ascii="Times New Roman" w:hAnsi="Times New Roman" w:cs="Times New Roman"/>
        </w:rPr>
        <w:t>2025-04</w:t>
      </w:r>
      <w:proofErr w:type="gramEnd"/>
      <w:r w:rsidRPr="005A7580">
        <w:rPr>
          <w:rFonts w:ascii="Times New Roman" w:hAnsi="Times New Roman" w:cs="Times New Roman"/>
        </w:rPr>
        <w:t>-01T13:14:27Z - p@ssw0rd</w:t>
      </w:r>
    </w:p>
    <w:p w14:paraId="1ABF702E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При последовательном вводе неправильного проверочного кода или связки логина и пароля 3 раз </w:t>
      </w:r>
      <w:proofErr w:type="gramStart"/>
      <w:r w:rsidRPr="005A7580">
        <w:rPr>
          <w:rFonts w:ascii="Times New Roman" w:hAnsi="Times New Roman" w:cs="Times New Roman"/>
        </w:rPr>
        <w:t>авторизация  должна</w:t>
      </w:r>
      <w:proofErr w:type="gramEnd"/>
      <w:r w:rsidRPr="005A7580">
        <w:rPr>
          <w:rFonts w:ascii="Times New Roman" w:hAnsi="Times New Roman" w:cs="Times New Roman"/>
        </w:rPr>
        <w:t xml:space="preserve"> блокироваться на 20 секунд.</w:t>
      </w:r>
    </w:p>
    <w:p w14:paraId="3D3F47D0" w14:textId="77777777" w:rsidR="006C5884" w:rsidRPr="005A7580" w:rsidRDefault="003216A5" w:rsidP="005A7580">
      <w:pPr>
        <w:pStyle w:val="2"/>
        <w:spacing w:before="0" w:after="0" w:line="240" w:lineRule="auto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Главная</w:t>
      </w:r>
    </w:p>
    <w:p w14:paraId="3FB2CBC2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Данный модуль должен быть реализован в виде настольного приложения (не гибрид, не использовать </w:t>
      </w:r>
      <w:proofErr w:type="spellStart"/>
      <w:r w:rsidRPr="005A7580">
        <w:rPr>
          <w:rFonts w:ascii="Times New Roman" w:hAnsi="Times New Roman" w:cs="Times New Roman"/>
        </w:rPr>
        <w:t>WebView</w:t>
      </w:r>
      <w:proofErr w:type="spellEnd"/>
      <w:r w:rsidRPr="005A7580">
        <w:rPr>
          <w:rFonts w:ascii="Times New Roman" w:hAnsi="Times New Roman" w:cs="Times New Roman"/>
        </w:rPr>
        <w:t xml:space="preserve">). </w:t>
      </w:r>
    </w:p>
    <w:p w14:paraId="493F991C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При разработке модуля вы должны следовать предложенному дизайну приложения: </w:t>
      </w:r>
    </w:p>
    <w:p w14:paraId="27E19387" w14:textId="77777777" w:rsidR="006C5884" w:rsidRPr="005A7580" w:rsidRDefault="003216A5" w:rsidP="005A7580">
      <w:pPr>
        <w:spacing w:line="240" w:lineRule="auto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  <w:noProof/>
          <w:lang w:bidi="ar-SA"/>
        </w:rPr>
        <w:drawing>
          <wp:inline distT="114300" distB="114300" distL="114300" distR="114300" wp14:anchorId="58C767AA" wp14:editId="74E0DC57">
            <wp:extent cx="5731510" cy="2552700"/>
            <wp:effectExtent l="12700" t="12700" r="12700" b="127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extLst>
                        <a:ext uri="sm">
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7_VPv6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HAAAAB6AAAAAAAAAAAAAAAAAAAAAAAAAAAAAAAAAAAAAAAAAAAAAAQiMAALQPAAAAAAAAAAAAAAAAAAAoAAAACAAAAAEAAAABAAAAMAAAABQAAAAAAAAAAAD//wAAAQAAAP//AAABAA==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3E5590B" w14:textId="77777777" w:rsidR="006C5884" w:rsidRPr="005A7580" w:rsidRDefault="006C5884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</w:p>
    <w:p w14:paraId="6095BAE9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При входе должны отображаться данные сотрудника: фото, фамилия, инициалы и роль. Если фотография пользователя отсутствует при создании пользователя, то отображается флаг РФ.</w:t>
      </w:r>
    </w:p>
    <w:p w14:paraId="6B305429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Так же должна быть реализована возможность просмотра профиля сотрудника через </w:t>
      </w:r>
      <w:proofErr w:type="spellStart"/>
      <w:r w:rsidRPr="005A7580">
        <w:rPr>
          <w:rFonts w:ascii="Times New Roman" w:hAnsi="Times New Roman" w:cs="Times New Roman"/>
        </w:rPr>
        <w:t>dropdown</w:t>
      </w:r>
      <w:proofErr w:type="spellEnd"/>
      <w:r w:rsidRPr="005A7580">
        <w:rPr>
          <w:rFonts w:ascii="Times New Roman" w:hAnsi="Times New Roman" w:cs="Times New Roman"/>
        </w:rPr>
        <w:t>:</w:t>
      </w:r>
    </w:p>
    <w:p w14:paraId="381988BB" w14:textId="77777777" w:rsidR="006C5884" w:rsidRPr="005A7580" w:rsidRDefault="003216A5" w:rsidP="005A7580">
      <w:pPr>
        <w:spacing w:line="240" w:lineRule="auto"/>
        <w:ind w:firstLine="709"/>
        <w:jc w:val="center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  <w:noProof/>
          <w:lang w:bidi="ar-SA"/>
        </w:rPr>
        <w:drawing>
          <wp:inline distT="114300" distB="114300" distL="114300" distR="114300" wp14:anchorId="7171F1E9" wp14:editId="3B5A5EAC">
            <wp:extent cx="1871980" cy="154305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>
                      <a:extLst>
                        <a:ext uri="sm">
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7_VPv6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LAAAAB6AAAAAAAAAAAAAAAAAAAAAAAAAAAAAAAAAAAAAAAAAAAAAAhAsAAH4JAAAAAAAAAAAAAAAAAAAoAAAACAAAAAEAAAABAAAAMAAAABQAAAAAAAAAAAD//wAAAQAAAP//AAABAA==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198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5A7580">
        <w:rPr>
          <w:rFonts w:ascii="Times New Roman" w:hAnsi="Times New Roman" w:cs="Times New Roman"/>
        </w:rPr>
        <w:t xml:space="preserve"> </w:t>
      </w:r>
    </w:p>
    <w:p w14:paraId="469F2DB3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Реализуйте боковую панель меню. Обратите внимание, для обеспечения минимализма в интерфейсе часть элементов боковой панели будет содержать дополнительные вкладки. Реализуйте возможность раскрытия и скрытия “внутренних” пунктов меню.</w:t>
      </w:r>
    </w:p>
    <w:p w14:paraId="63A8F59B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Для оптимизации экранного пространства реализуйте </w:t>
      </w:r>
      <w:proofErr w:type="spellStart"/>
      <w:r w:rsidRPr="005A7580">
        <w:rPr>
          <w:rFonts w:ascii="Times New Roman" w:hAnsi="Times New Roman" w:cs="Times New Roman"/>
        </w:rPr>
        <w:t>sidebar</w:t>
      </w:r>
      <w:proofErr w:type="spellEnd"/>
      <w:r w:rsidRPr="005A7580">
        <w:rPr>
          <w:rFonts w:ascii="Times New Roman" w:hAnsi="Times New Roman" w:cs="Times New Roman"/>
        </w:rPr>
        <w:t xml:space="preserve"> бокового меню. </w:t>
      </w:r>
    </w:p>
    <w:p w14:paraId="63E32362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Основные пункты бокового меню: </w:t>
      </w:r>
    </w:p>
    <w:p w14:paraId="1BD14BE8" w14:textId="77777777" w:rsidR="006C5884" w:rsidRPr="005A7580" w:rsidRDefault="003216A5" w:rsidP="005A7580">
      <w:pPr>
        <w:numPr>
          <w:ilvl w:val="0"/>
          <w:numId w:val="8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Главная</w:t>
      </w:r>
    </w:p>
    <w:p w14:paraId="4759CCF0" w14:textId="77777777" w:rsidR="006C5884" w:rsidRPr="005A7580" w:rsidRDefault="003216A5" w:rsidP="005A7580">
      <w:pPr>
        <w:numPr>
          <w:ilvl w:val="0"/>
          <w:numId w:val="8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Монитор ТА</w:t>
      </w:r>
    </w:p>
    <w:p w14:paraId="5B17DBDE" w14:textId="77777777" w:rsidR="006C5884" w:rsidRPr="005A7580" w:rsidRDefault="003216A5" w:rsidP="005A7580">
      <w:pPr>
        <w:numPr>
          <w:ilvl w:val="0"/>
          <w:numId w:val="8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Детальные отчеты</w:t>
      </w:r>
    </w:p>
    <w:p w14:paraId="3D5AB4D5" w14:textId="77777777" w:rsidR="006C5884" w:rsidRPr="005A7580" w:rsidRDefault="003216A5" w:rsidP="005A7580">
      <w:pPr>
        <w:numPr>
          <w:ilvl w:val="0"/>
          <w:numId w:val="8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Учет ТМЦ</w:t>
      </w:r>
    </w:p>
    <w:p w14:paraId="5BD81968" w14:textId="77777777" w:rsidR="006C5884" w:rsidRPr="005A7580" w:rsidRDefault="003216A5" w:rsidP="005A7580">
      <w:pPr>
        <w:numPr>
          <w:ilvl w:val="0"/>
          <w:numId w:val="8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Администрирование</w:t>
      </w:r>
    </w:p>
    <w:p w14:paraId="0C53964F" w14:textId="77777777" w:rsidR="006C5884" w:rsidRPr="005A7580" w:rsidRDefault="006C5884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</w:p>
    <w:p w14:paraId="7DB9FAE9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На главной странице реализуйте 2 блока для отображения информации франчайзера: </w:t>
      </w:r>
    </w:p>
    <w:p w14:paraId="62DBAEE9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lastRenderedPageBreak/>
        <w:t>Блок “Состояние сети”: отображает диаграмму с соотношением всех аппаратов сети со статусами: работает, не работает, на обслуживании.</w:t>
      </w:r>
    </w:p>
    <w:p w14:paraId="20D1FAA3" w14:textId="77777777" w:rsidR="006C5884" w:rsidRPr="005A7580" w:rsidRDefault="006C5884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</w:p>
    <w:p w14:paraId="3288F876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Блок “Динамика продаж за последние 10 дней” отображает график с продажами за 10 дней, должна быть возможность фильтрации по сумме и по количеству. </w:t>
      </w:r>
    </w:p>
    <w:p w14:paraId="4BB09804" w14:textId="77777777" w:rsidR="006C5884" w:rsidRPr="005A7580" w:rsidRDefault="006C5884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</w:p>
    <w:p w14:paraId="50C4A06D" w14:textId="77777777" w:rsidR="006C5884" w:rsidRPr="005A7580" w:rsidRDefault="003216A5" w:rsidP="005A7580">
      <w:pPr>
        <w:pStyle w:val="2"/>
        <w:spacing w:before="0" w:after="0" w:line="240" w:lineRule="auto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Администрирование</w:t>
      </w:r>
    </w:p>
    <w:p w14:paraId="224B60AC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Реализуйте пункт меню “Администрирование”, который должен включать в себя </w:t>
      </w:r>
      <w:proofErr w:type="gramStart"/>
      <w:r w:rsidRPr="005A7580">
        <w:rPr>
          <w:rFonts w:ascii="Times New Roman" w:hAnsi="Times New Roman" w:cs="Times New Roman"/>
        </w:rPr>
        <w:t>подменю:</w:t>
      </w:r>
      <w:r w:rsidRPr="005A7580">
        <w:rPr>
          <w:rFonts w:ascii="Times New Roman" w:hAnsi="Times New Roman" w:cs="Times New Roman"/>
          <w:b/>
        </w:rPr>
        <w:t xml:space="preserve">  </w:t>
      </w:r>
      <w:r w:rsidRPr="005A7580">
        <w:rPr>
          <w:rFonts w:ascii="Times New Roman" w:hAnsi="Times New Roman" w:cs="Times New Roman"/>
        </w:rPr>
        <w:t>Торговые</w:t>
      </w:r>
      <w:proofErr w:type="gramEnd"/>
      <w:r w:rsidRPr="005A7580">
        <w:rPr>
          <w:rFonts w:ascii="Times New Roman" w:hAnsi="Times New Roman" w:cs="Times New Roman"/>
        </w:rPr>
        <w:t xml:space="preserve"> автоматы, Компании, Пользователи, Модемы, Дополнительные.</w:t>
      </w:r>
    </w:p>
    <w:p w14:paraId="40C86F9D" w14:textId="77777777" w:rsidR="006C5884" w:rsidRPr="005A7580" w:rsidRDefault="006C5884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</w:p>
    <w:p w14:paraId="646EBEA9" w14:textId="77777777" w:rsidR="006C5884" w:rsidRPr="005A7580" w:rsidRDefault="003216A5" w:rsidP="005A7580">
      <w:pPr>
        <w:pStyle w:val="3"/>
        <w:spacing w:before="0" w:after="0" w:line="240" w:lineRule="auto"/>
        <w:rPr>
          <w:rFonts w:ascii="Times New Roman" w:hAnsi="Times New Roman" w:cs="Times New Roman"/>
          <w:color w:val="auto"/>
        </w:rPr>
      </w:pPr>
      <w:r w:rsidRPr="005A7580">
        <w:rPr>
          <w:rFonts w:ascii="Times New Roman" w:hAnsi="Times New Roman" w:cs="Times New Roman"/>
          <w:color w:val="auto"/>
        </w:rPr>
        <w:t>Торговые аппараты</w:t>
      </w:r>
    </w:p>
    <w:p w14:paraId="0795576D" w14:textId="77777777" w:rsidR="006C5884" w:rsidRDefault="003216A5" w:rsidP="005A7580">
      <w:pPr>
        <w:spacing w:line="240" w:lineRule="auto"/>
        <w:rPr>
          <w:rFonts w:ascii="Times New Roman" w:hAnsi="Times New Roman" w:cs="Times New Roman"/>
          <w:b/>
        </w:rPr>
      </w:pPr>
      <w:r w:rsidRPr="005A7580">
        <w:rPr>
          <w:rFonts w:ascii="Times New Roman" w:hAnsi="Times New Roman" w:cs="Times New Roman"/>
          <w:noProof/>
          <w:lang w:bidi="ar-SA"/>
        </w:rPr>
        <w:drawing>
          <wp:inline distT="114300" distB="114300" distL="114300" distR="114300" wp14:anchorId="14EEBD09" wp14:editId="25D6BFDD">
            <wp:extent cx="5731510" cy="42418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7.png"/>
                    <pic:cNvPicPr>
                      <a:extLst>
                        <a:ext uri="sm">
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7_VPv6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eAAAAB6AAAAAAAAAAAAAAAAAAAAAAAAAAAAAAAAAAAAAAAAAAAAAAQiMAABgaAAAAAAAAAAAAAAAAAAAoAAAACAAAAAEAAAABAAAAMAAAABQAAAAAAAAAAAD//wAAAQAAAP//AAABAA==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898DAA" w14:textId="77777777" w:rsidR="001D636F" w:rsidRPr="005A7580" w:rsidRDefault="001D636F" w:rsidP="005A7580">
      <w:pPr>
        <w:spacing w:line="240" w:lineRule="auto"/>
        <w:rPr>
          <w:rFonts w:ascii="Times New Roman" w:hAnsi="Times New Roman" w:cs="Times New Roman"/>
          <w:b/>
        </w:rPr>
      </w:pPr>
    </w:p>
    <w:p w14:paraId="0747B802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Меню “Торговые автоматы” должно отображать информацию по всем автоматам в сети: ID, Название автомата, Модель, Компания (франчайзи), Модем, Адрес/Место, В работе с, Действия.</w:t>
      </w:r>
    </w:p>
    <w:p w14:paraId="656ADC2C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Реализуйте возможность переключения между режимами отображения информации: плитка и таблица. По умолчанию отображение информации реализуйте в таблице. </w:t>
      </w:r>
    </w:p>
    <w:p w14:paraId="4F8D6DB5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Необходимые функции: </w:t>
      </w:r>
    </w:p>
    <w:p w14:paraId="7FB69DE7" w14:textId="77777777" w:rsidR="006C5884" w:rsidRPr="005A7580" w:rsidRDefault="003216A5" w:rsidP="005A7580">
      <w:pPr>
        <w:numPr>
          <w:ilvl w:val="0"/>
          <w:numId w:val="10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Фильтр по названию автомата</w:t>
      </w:r>
    </w:p>
    <w:p w14:paraId="1BD4AF5D" w14:textId="77777777" w:rsidR="006C5884" w:rsidRPr="005A7580" w:rsidRDefault="003216A5" w:rsidP="005A7580">
      <w:pPr>
        <w:numPr>
          <w:ilvl w:val="0"/>
          <w:numId w:val="10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Пагинация с выбором вариантов отображения количества элементов на странице [5, 10, 15</w:t>
      </w:r>
      <w:proofErr w:type="gramStart"/>
      <w:r w:rsidRPr="005A7580">
        <w:rPr>
          <w:rFonts w:ascii="Times New Roman" w:hAnsi="Times New Roman" w:cs="Times New Roman"/>
        </w:rPr>
        <w:t>, Все</w:t>
      </w:r>
      <w:proofErr w:type="gramEnd"/>
      <w:r w:rsidRPr="005A7580">
        <w:rPr>
          <w:rFonts w:ascii="Times New Roman" w:hAnsi="Times New Roman" w:cs="Times New Roman"/>
        </w:rPr>
        <w:t>]</w:t>
      </w:r>
    </w:p>
    <w:p w14:paraId="495853C8" w14:textId="77777777" w:rsidR="006C5884" w:rsidRPr="005A7580" w:rsidRDefault="003216A5" w:rsidP="005A7580">
      <w:pPr>
        <w:numPr>
          <w:ilvl w:val="0"/>
          <w:numId w:val="10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Отображение количества записей из общего количества</w:t>
      </w:r>
    </w:p>
    <w:p w14:paraId="5C93070E" w14:textId="77777777" w:rsidR="006C5884" w:rsidRPr="005A7580" w:rsidRDefault="003216A5" w:rsidP="005A7580">
      <w:pPr>
        <w:numPr>
          <w:ilvl w:val="0"/>
          <w:numId w:val="10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Выделение цветом нечетных строк таблицы</w:t>
      </w:r>
    </w:p>
    <w:p w14:paraId="0F829767" w14:textId="77777777" w:rsidR="006C5884" w:rsidRPr="005A7580" w:rsidRDefault="003216A5" w:rsidP="005A7580">
      <w:pPr>
        <w:numPr>
          <w:ilvl w:val="0"/>
          <w:numId w:val="10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Экспорт данных в </w:t>
      </w:r>
      <w:proofErr w:type="spellStart"/>
      <w:r w:rsidRPr="005A7580">
        <w:rPr>
          <w:rFonts w:ascii="Times New Roman" w:hAnsi="Times New Roman" w:cs="Times New Roman"/>
        </w:rPr>
        <w:t>Json</w:t>
      </w:r>
      <w:proofErr w:type="spellEnd"/>
    </w:p>
    <w:p w14:paraId="1FF712CD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Реализуйте добавление и редактирование информации о торговом автомате согласно представленному макету: </w:t>
      </w:r>
    </w:p>
    <w:p w14:paraId="649907C8" w14:textId="77777777" w:rsidR="006C5884" w:rsidRPr="005A7580" w:rsidRDefault="003216A5" w:rsidP="005A7580">
      <w:pPr>
        <w:spacing w:line="240" w:lineRule="auto"/>
        <w:jc w:val="center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  <w:noProof/>
          <w:lang w:bidi="ar-SA"/>
        </w:rPr>
        <w:lastRenderedPageBreak/>
        <w:drawing>
          <wp:inline distT="114300" distB="114300" distL="114300" distR="114300" wp14:anchorId="3A8B409A" wp14:editId="0B3A1A15">
            <wp:extent cx="3460750" cy="381127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>
                      <a:extLst>
                        <a:ext uri="sm">
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7_VPv6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EoVAAByFwAAShUAAHIX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oAAAAB6AAAAAAAAAAAAAAAAAAAAAAAAAAAAAAAAAAAAAAAAAAAAAAShUAAHIXAAAAAAAAAAAAAAAAAAAoAAAACAAAAAEAAAABAAAAMAAAABQAAAAAAAAAAAD//wAAAQAAAP//AAABAA==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0750" cy="3811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CC5E2B" w14:textId="77777777" w:rsidR="006C5884" w:rsidRPr="005A7580" w:rsidRDefault="006C5884" w:rsidP="005A7580">
      <w:pPr>
        <w:spacing w:line="240" w:lineRule="auto"/>
        <w:rPr>
          <w:rFonts w:ascii="Times New Roman" w:hAnsi="Times New Roman" w:cs="Times New Roman"/>
        </w:rPr>
      </w:pPr>
    </w:p>
    <w:p w14:paraId="044581A6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Следующие атрибуты ТА при редактировании являются неизменяемыми:</w:t>
      </w:r>
    </w:p>
    <w:p w14:paraId="798B719A" w14:textId="77777777" w:rsidR="006C5884" w:rsidRPr="005A7580" w:rsidRDefault="003216A5" w:rsidP="005A7580">
      <w:pPr>
        <w:numPr>
          <w:ilvl w:val="0"/>
          <w:numId w:val="20"/>
        </w:numPr>
        <w:spacing w:line="240" w:lineRule="auto"/>
        <w:ind w:firstLine="774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Название ТА;</w:t>
      </w:r>
    </w:p>
    <w:p w14:paraId="759218E7" w14:textId="77777777" w:rsidR="006C5884" w:rsidRPr="005A7580" w:rsidRDefault="003216A5" w:rsidP="005A7580">
      <w:pPr>
        <w:numPr>
          <w:ilvl w:val="0"/>
          <w:numId w:val="20"/>
        </w:numPr>
        <w:spacing w:line="240" w:lineRule="auto"/>
        <w:ind w:firstLine="774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Производитель ТА</w:t>
      </w:r>
    </w:p>
    <w:p w14:paraId="00D24EC8" w14:textId="77777777" w:rsidR="006C5884" w:rsidRPr="005A7580" w:rsidRDefault="003216A5" w:rsidP="005A7580">
      <w:pPr>
        <w:numPr>
          <w:ilvl w:val="0"/>
          <w:numId w:val="20"/>
        </w:numPr>
        <w:spacing w:line="240" w:lineRule="auto"/>
        <w:ind w:firstLine="774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Модель ТА;</w:t>
      </w:r>
    </w:p>
    <w:p w14:paraId="1F2501AF" w14:textId="77777777" w:rsidR="006C5884" w:rsidRPr="005A7580" w:rsidRDefault="003216A5" w:rsidP="005A7580">
      <w:pPr>
        <w:numPr>
          <w:ilvl w:val="0"/>
          <w:numId w:val="20"/>
        </w:numPr>
        <w:spacing w:line="240" w:lineRule="auto"/>
        <w:ind w:firstLine="774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Режим работы;</w:t>
      </w:r>
    </w:p>
    <w:p w14:paraId="69BE64CC" w14:textId="77777777" w:rsidR="006C5884" w:rsidRPr="005A7580" w:rsidRDefault="003216A5" w:rsidP="005A7580">
      <w:pPr>
        <w:numPr>
          <w:ilvl w:val="0"/>
          <w:numId w:val="20"/>
        </w:numPr>
        <w:spacing w:line="240" w:lineRule="auto"/>
        <w:ind w:firstLine="774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Производитель TA (</w:t>
      </w:r>
      <w:proofErr w:type="spellStart"/>
      <w:r w:rsidRPr="005A7580">
        <w:rPr>
          <w:rFonts w:ascii="Times New Roman" w:hAnsi="Times New Roman" w:cs="Times New Roman"/>
        </w:rPr>
        <w:t>Slave</w:t>
      </w:r>
      <w:proofErr w:type="spellEnd"/>
      <w:r w:rsidRPr="005A7580">
        <w:rPr>
          <w:rFonts w:ascii="Times New Roman" w:hAnsi="Times New Roman" w:cs="Times New Roman"/>
        </w:rPr>
        <w:t>);</w:t>
      </w:r>
    </w:p>
    <w:p w14:paraId="482DE3BA" w14:textId="77777777" w:rsidR="006C5884" w:rsidRPr="005A7580" w:rsidRDefault="003216A5" w:rsidP="005A7580">
      <w:pPr>
        <w:numPr>
          <w:ilvl w:val="0"/>
          <w:numId w:val="20"/>
        </w:numPr>
        <w:spacing w:line="240" w:lineRule="auto"/>
        <w:ind w:firstLine="774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Модель ТА (</w:t>
      </w:r>
      <w:proofErr w:type="spellStart"/>
      <w:r w:rsidRPr="005A7580">
        <w:rPr>
          <w:rFonts w:ascii="Times New Roman" w:hAnsi="Times New Roman" w:cs="Times New Roman"/>
        </w:rPr>
        <w:t>Slave</w:t>
      </w:r>
      <w:proofErr w:type="spellEnd"/>
      <w:r w:rsidRPr="005A7580">
        <w:rPr>
          <w:rFonts w:ascii="Times New Roman" w:hAnsi="Times New Roman" w:cs="Times New Roman"/>
        </w:rPr>
        <w:t>);</w:t>
      </w:r>
    </w:p>
    <w:p w14:paraId="2386313C" w14:textId="77777777" w:rsidR="006C5884" w:rsidRPr="005A7580" w:rsidRDefault="003216A5" w:rsidP="005A7580">
      <w:pPr>
        <w:numPr>
          <w:ilvl w:val="0"/>
          <w:numId w:val="20"/>
        </w:numPr>
        <w:spacing w:line="240" w:lineRule="auto"/>
        <w:ind w:firstLine="774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Адрес</w:t>
      </w:r>
    </w:p>
    <w:p w14:paraId="6E1B9C64" w14:textId="77777777" w:rsidR="006C5884" w:rsidRPr="005A7580" w:rsidRDefault="003216A5" w:rsidP="005A7580">
      <w:pPr>
        <w:numPr>
          <w:ilvl w:val="0"/>
          <w:numId w:val="20"/>
        </w:numPr>
        <w:spacing w:line="240" w:lineRule="auto"/>
        <w:ind w:firstLine="774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Место</w:t>
      </w:r>
    </w:p>
    <w:p w14:paraId="344BA11D" w14:textId="77777777" w:rsidR="006C5884" w:rsidRPr="005A7580" w:rsidRDefault="003216A5" w:rsidP="005A7580">
      <w:pPr>
        <w:numPr>
          <w:ilvl w:val="0"/>
          <w:numId w:val="20"/>
        </w:numPr>
        <w:spacing w:line="240" w:lineRule="auto"/>
        <w:ind w:firstLine="774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Координаты</w:t>
      </w:r>
    </w:p>
    <w:p w14:paraId="5470A7E1" w14:textId="77777777" w:rsidR="006C5884" w:rsidRPr="005A7580" w:rsidRDefault="003216A5" w:rsidP="005A7580">
      <w:pPr>
        <w:numPr>
          <w:ilvl w:val="0"/>
          <w:numId w:val="20"/>
        </w:numPr>
        <w:spacing w:line="240" w:lineRule="auto"/>
        <w:ind w:firstLine="774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Номер автомата</w:t>
      </w:r>
    </w:p>
    <w:p w14:paraId="00E5547C" w14:textId="77777777" w:rsidR="006C5884" w:rsidRPr="005A7580" w:rsidRDefault="003216A5" w:rsidP="005A7580">
      <w:pPr>
        <w:numPr>
          <w:ilvl w:val="0"/>
          <w:numId w:val="20"/>
        </w:numPr>
        <w:spacing w:line="240" w:lineRule="auto"/>
        <w:ind w:firstLine="774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Часовой пояс</w:t>
      </w:r>
    </w:p>
    <w:p w14:paraId="78E6C22E" w14:textId="77777777" w:rsidR="006C5884" w:rsidRPr="005A7580" w:rsidRDefault="006C5884" w:rsidP="005A7580">
      <w:pPr>
        <w:spacing w:line="240" w:lineRule="auto"/>
        <w:ind w:left="720"/>
        <w:jc w:val="both"/>
        <w:rPr>
          <w:rFonts w:ascii="Times New Roman" w:hAnsi="Times New Roman" w:cs="Times New Roman"/>
        </w:rPr>
      </w:pPr>
    </w:p>
    <w:p w14:paraId="47B45433" w14:textId="77777777" w:rsidR="006C5884" w:rsidRPr="005A7580" w:rsidRDefault="003216A5" w:rsidP="005A7580">
      <w:pPr>
        <w:pStyle w:val="3"/>
        <w:spacing w:before="0" w:after="0" w:line="240" w:lineRule="auto"/>
        <w:rPr>
          <w:rFonts w:ascii="Times New Roman" w:hAnsi="Times New Roman" w:cs="Times New Roman"/>
          <w:color w:val="auto"/>
        </w:rPr>
      </w:pPr>
      <w:r w:rsidRPr="005A7580">
        <w:rPr>
          <w:rFonts w:ascii="Times New Roman" w:hAnsi="Times New Roman" w:cs="Times New Roman"/>
          <w:color w:val="auto"/>
        </w:rPr>
        <w:t>Компании</w:t>
      </w:r>
    </w:p>
    <w:p w14:paraId="6C0F06B6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Раздел “Компании” позволяет управлять справочником клиентов, с которыми заключён договор. Менеджер регистрирует компанию в момент заключения договора. Для каждой компании автоматически генерируется 9 значный код (только цифры) регистрации пользователя франчайзи, который менеджер высылает представителю франчайзи для регистрации. Компании выставляется статус - заключён договор.</w:t>
      </w:r>
    </w:p>
    <w:p w14:paraId="17815A52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После регистрации пользователя менеджер видит в карточке компании привязанного к Компании пользователя и автоматически выставляется статус - привязка пользователя.</w:t>
      </w:r>
    </w:p>
    <w:p w14:paraId="5872CC56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При появлении статуса “привязка пользователя” менеджер должен нажать на кнопку “активировать”, для смены статуса на “Активно”.</w:t>
      </w:r>
    </w:p>
    <w:p w14:paraId="4715E332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Менеджер может заблокировать компанию. Тогда блокируется вход всем пользователям, ассоциированным </w:t>
      </w:r>
      <w:proofErr w:type="gramStart"/>
      <w:r w:rsidRPr="005A7580">
        <w:rPr>
          <w:rFonts w:ascii="Times New Roman" w:hAnsi="Times New Roman" w:cs="Times New Roman"/>
        </w:rPr>
        <w:t>с данной компанией</w:t>
      </w:r>
      <w:proofErr w:type="gramEnd"/>
      <w:r w:rsidRPr="005A7580">
        <w:rPr>
          <w:rFonts w:ascii="Times New Roman" w:hAnsi="Times New Roman" w:cs="Times New Roman"/>
        </w:rPr>
        <w:t xml:space="preserve"> и выставляется статус “Заблокировано”.</w:t>
      </w:r>
    </w:p>
    <w:p w14:paraId="2DB9DAD8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Разработайте отображение списка компаний со следующими необходимыми функциями: </w:t>
      </w:r>
    </w:p>
    <w:p w14:paraId="4E0D569A" w14:textId="77777777" w:rsidR="006C5884" w:rsidRPr="005A7580" w:rsidRDefault="003216A5" w:rsidP="005A7580">
      <w:pPr>
        <w:numPr>
          <w:ilvl w:val="0"/>
          <w:numId w:val="9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Возможность указания количества строк для отображения (5, 10</w:t>
      </w:r>
      <w:proofErr w:type="gramStart"/>
      <w:r w:rsidRPr="005A7580">
        <w:rPr>
          <w:rFonts w:ascii="Times New Roman" w:hAnsi="Times New Roman" w:cs="Times New Roman"/>
        </w:rPr>
        <w:t>, Все</w:t>
      </w:r>
      <w:proofErr w:type="gramEnd"/>
      <w:r w:rsidRPr="005A7580">
        <w:rPr>
          <w:rFonts w:ascii="Times New Roman" w:hAnsi="Times New Roman" w:cs="Times New Roman"/>
        </w:rPr>
        <w:t>)</w:t>
      </w:r>
    </w:p>
    <w:p w14:paraId="70C02C62" w14:textId="77777777" w:rsidR="006C5884" w:rsidRPr="005A7580" w:rsidRDefault="003216A5" w:rsidP="005A7580">
      <w:pPr>
        <w:numPr>
          <w:ilvl w:val="0"/>
          <w:numId w:val="9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lastRenderedPageBreak/>
        <w:t>Фильтр по названию компании или ответственному лицу</w:t>
      </w:r>
    </w:p>
    <w:p w14:paraId="17738EA9" w14:textId="77777777" w:rsidR="006C5884" w:rsidRPr="005A7580" w:rsidRDefault="003216A5" w:rsidP="005A7580">
      <w:pPr>
        <w:numPr>
          <w:ilvl w:val="0"/>
          <w:numId w:val="9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Пагинация</w:t>
      </w:r>
    </w:p>
    <w:p w14:paraId="4734A1F7" w14:textId="77777777" w:rsidR="006C5884" w:rsidRPr="005A7580" w:rsidRDefault="003216A5" w:rsidP="005A7580">
      <w:pPr>
        <w:numPr>
          <w:ilvl w:val="0"/>
          <w:numId w:val="9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Отображение количества записей из общего количества</w:t>
      </w:r>
    </w:p>
    <w:p w14:paraId="49365FE4" w14:textId="77777777" w:rsidR="006C5884" w:rsidRPr="005A7580" w:rsidRDefault="003216A5" w:rsidP="005A7580">
      <w:pPr>
        <w:numPr>
          <w:ilvl w:val="0"/>
          <w:numId w:val="9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Выделение цветом нечетных строк таблицы</w:t>
      </w:r>
    </w:p>
    <w:p w14:paraId="46097B87" w14:textId="77777777" w:rsidR="006C5884" w:rsidRPr="005A7580" w:rsidRDefault="003216A5" w:rsidP="005A7580">
      <w:pPr>
        <w:numPr>
          <w:ilvl w:val="0"/>
          <w:numId w:val="9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Экспорт данных в CSV</w:t>
      </w:r>
    </w:p>
    <w:p w14:paraId="74D4D1BE" w14:textId="77777777" w:rsidR="006C5884" w:rsidRPr="005A7580" w:rsidRDefault="003216A5" w:rsidP="005A7580">
      <w:pPr>
        <w:numPr>
          <w:ilvl w:val="0"/>
          <w:numId w:val="9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Действия с компаниями: редактирование и удаление. </w:t>
      </w:r>
    </w:p>
    <w:p w14:paraId="237F4EDA" w14:textId="77777777" w:rsidR="006C5884" w:rsidRPr="005A7580" w:rsidRDefault="006C5884" w:rsidP="005A7580">
      <w:pPr>
        <w:spacing w:line="240" w:lineRule="auto"/>
        <w:jc w:val="both"/>
        <w:rPr>
          <w:rFonts w:ascii="Times New Roman" w:hAnsi="Times New Roman" w:cs="Times New Roman"/>
        </w:rPr>
      </w:pPr>
    </w:p>
    <w:p w14:paraId="6600B92A" w14:textId="77777777" w:rsidR="006C5884" w:rsidRPr="005A7580" w:rsidRDefault="003216A5" w:rsidP="005A7580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Реализуйте добавление и редактирование Компании в виде модального окна, которое включает следующие поля:</w:t>
      </w:r>
    </w:p>
    <w:p w14:paraId="44CC7466" w14:textId="77777777" w:rsidR="006C5884" w:rsidRPr="005A7580" w:rsidRDefault="003216A5" w:rsidP="005A7580">
      <w:pPr>
        <w:numPr>
          <w:ilvl w:val="0"/>
          <w:numId w:val="2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Название (Название компании)</w:t>
      </w:r>
    </w:p>
    <w:p w14:paraId="729A355C" w14:textId="77777777" w:rsidR="006C5884" w:rsidRPr="005A7580" w:rsidRDefault="003216A5" w:rsidP="005A7580">
      <w:pPr>
        <w:numPr>
          <w:ilvl w:val="0"/>
          <w:numId w:val="2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Адрес (Юридический адрес компании)</w:t>
      </w:r>
    </w:p>
    <w:p w14:paraId="20FDEF21" w14:textId="77777777" w:rsidR="006C5884" w:rsidRPr="005A7580" w:rsidRDefault="003216A5" w:rsidP="005A7580">
      <w:pPr>
        <w:numPr>
          <w:ilvl w:val="0"/>
          <w:numId w:val="2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Сайт (Адрес сайта компании)</w:t>
      </w:r>
    </w:p>
    <w:p w14:paraId="48CB7D42" w14:textId="77777777" w:rsidR="006C5884" w:rsidRPr="005A7580" w:rsidRDefault="003216A5" w:rsidP="005A7580">
      <w:pPr>
        <w:numPr>
          <w:ilvl w:val="0"/>
          <w:numId w:val="2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Код (Персональный код регистрации, есть возможность при регистрации </w:t>
      </w:r>
      <w:proofErr w:type="spellStart"/>
      <w:r w:rsidRPr="005A7580">
        <w:rPr>
          <w:rFonts w:ascii="Times New Roman" w:hAnsi="Times New Roman" w:cs="Times New Roman"/>
        </w:rPr>
        <w:t>перегенерировать</w:t>
      </w:r>
      <w:proofErr w:type="spellEnd"/>
      <w:r w:rsidRPr="005A7580">
        <w:rPr>
          <w:rFonts w:ascii="Times New Roman" w:hAnsi="Times New Roman" w:cs="Times New Roman"/>
        </w:rPr>
        <w:t xml:space="preserve"> код регистрации)</w:t>
      </w:r>
    </w:p>
    <w:p w14:paraId="419136A0" w14:textId="77777777" w:rsidR="006C5884" w:rsidRPr="005A7580" w:rsidRDefault="003216A5" w:rsidP="005A7580">
      <w:pPr>
        <w:numPr>
          <w:ilvl w:val="0"/>
          <w:numId w:val="2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Ответственное лицо (ФИО привязанного к аккаунту пользователя) </w:t>
      </w:r>
    </w:p>
    <w:p w14:paraId="7AE9764E" w14:textId="77777777" w:rsidR="006C5884" w:rsidRPr="005A7580" w:rsidRDefault="003216A5" w:rsidP="005A7580">
      <w:pPr>
        <w:numPr>
          <w:ilvl w:val="0"/>
          <w:numId w:val="2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proofErr w:type="gramStart"/>
      <w:r w:rsidRPr="005A7580">
        <w:rPr>
          <w:rFonts w:ascii="Times New Roman" w:hAnsi="Times New Roman" w:cs="Times New Roman"/>
        </w:rPr>
        <w:t>Логин  (</w:t>
      </w:r>
      <w:proofErr w:type="gramEnd"/>
      <w:r w:rsidRPr="005A7580">
        <w:rPr>
          <w:rFonts w:ascii="Times New Roman" w:hAnsi="Times New Roman" w:cs="Times New Roman"/>
        </w:rPr>
        <w:t>Логин ответственного лица)</w:t>
      </w:r>
    </w:p>
    <w:p w14:paraId="696C9AE6" w14:textId="77777777" w:rsidR="006C5884" w:rsidRPr="005A7580" w:rsidRDefault="003216A5" w:rsidP="005A7580">
      <w:pPr>
        <w:numPr>
          <w:ilvl w:val="0"/>
          <w:numId w:val="2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Тел. (Телефон ответственного лица)</w:t>
      </w:r>
    </w:p>
    <w:p w14:paraId="067F6078" w14:textId="77777777" w:rsidR="006C5884" w:rsidRPr="005A7580" w:rsidRDefault="003216A5" w:rsidP="005A7580">
      <w:pPr>
        <w:numPr>
          <w:ilvl w:val="0"/>
          <w:numId w:val="2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proofErr w:type="spellStart"/>
      <w:r w:rsidRPr="005A7580">
        <w:rPr>
          <w:rFonts w:ascii="Times New Roman" w:hAnsi="Times New Roman" w:cs="Times New Roman"/>
        </w:rPr>
        <w:t>email</w:t>
      </w:r>
      <w:proofErr w:type="spellEnd"/>
      <w:r w:rsidRPr="005A7580">
        <w:rPr>
          <w:rFonts w:ascii="Times New Roman" w:hAnsi="Times New Roman" w:cs="Times New Roman"/>
        </w:rPr>
        <w:t xml:space="preserve"> (</w:t>
      </w:r>
      <w:proofErr w:type="spellStart"/>
      <w:r w:rsidRPr="005A7580">
        <w:rPr>
          <w:rFonts w:ascii="Times New Roman" w:hAnsi="Times New Roman" w:cs="Times New Roman"/>
        </w:rPr>
        <w:t>email</w:t>
      </w:r>
      <w:proofErr w:type="spellEnd"/>
      <w:r w:rsidRPr="005A7580">
        <w:rPr>
          <w:rFonts w:ascii="Times New Roman" w:hAnsi="Times New Roman" w:cs="Times New Roman"/>
        </w:rPr>
        <w:t xml:space="preserve"> ответственного лица)</w:t>
      </w:r>
    </w:p>
    <w:p w14:paraId="5FA4992F" w14:textId="77777777" w:rsidR="006C5884" w:rsidRPr="005A7580" w:rsidRDefault="003216A5" w:rsidP="005A7580">
      <w:pPr>
        <w:numPr>
          <w:ilvl w:val="0"/>
          <w:numId w:val="2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Статус (текстовое поле без возможности ввода)</w:t>
      </w:r>
    </w:p>
    <w:p w14:paraId="489585C0" w14:textId="77777777" w:rsidR="006C5884" w:rsidRPr="005A7580" w:rsidRDefault="006C5884" w:rsidP="005A7580">
      <w:pPr>
        <w:spacing w:line="240" w:lineRule="auto"/>
        <w:jc w:val="both"/>
        <w:rPr>
          <w:rFonts w:ascii="Times New Roman" w:hAnsi="Times New Roman" w:cs="Times New Roman"/>
        </w:rPr>
      </w:pPr>
    </w:p>
    <w:p w14:paraId="2B39033F" w14:textId="77777777" w:rsidR="006C5884" w:rsidRPr="005A7580" w:rsidRDefault="003216A5" w:rsidP="005A7580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Поля с данными о привязанном аккаунте заблокированы от изменений.</w:t>
      </w:r>
    </w:p>
    <w:p w14:paraId="453E6253" w14:textId="77777777" w:rsidR="006C5884" w:rsidRPr="005A7580" w:rsidRDefault="003216A5" w:rsidP="005A7580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Добавьте функцию ручной генерации нового кода регистрации компании.</w:t>
      </w:r>
    </w:p>
    <w:p w14:paraId="054EED36" w14:textId="77777777" w:rsidR="006C5884" w:rsidRPr="005A7580" w:rsidRDefault="003216A5" w:rsidP="005A7580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Добавьте функцию выставления статусов Компании и автоматической привязки пользователя.</w:t>
      </w:r>
    </w:p>
    <w:p w14:paraId="3FEEE90A" w14:textId="77777777" w:rsidR="006C5884" w:rsidRPr="005A7580" w:rsidRDefault="003216A5" w:rsidP="005A7580">
      <w:pPr>
        <w:pStyle w:val="1"/>
        <w:spacing w:before="0" w:after="0" w:line="240" w:lineRule="auto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Разработка модуля франчайзи (</w:t>
      </w:r>
      <w:proofErr w:type="spellStart"/>
      <w:r w:rsidRPr="005A7580">
        <w:rPr>
          <w:rFonts w:ascii="Times New Roman" w:hAnsi="Times New Roman" w:cs="Times New Roman"/>
        </w:rPr>
        <w:t>web</w:t>
      </w:r>
      <w:proofErr w:type="spellEnd"/>
      <w:r w:rsidRPr="005A7580">
        <w:rPr>
          <w:rFonts w:ascii="Times New Roman" w:hAnsi="Times New Roman" w:cs="Times New Roman"/>
        </w:rPr>
        <w:t>)</w:t>
      </w:r>
    </w:p>
    <w:p w14:paraId="4B6EF5DB" w14:textId="77777777" w:rsidR="006C5884" w:rsidRPr="005A7580" w:rsidRDefault="003216A5" w:rsidP="005A7580">
      <w:pPr>
        <w:pStyle w:val="2"/>
        <w:spacing w:before="0" w:after="0" w:line="240" w:lineRule="auto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Общие требования к модулю</w:t>
      </w:r>
    </w:p>
    <w:p w14:paraId="7ADAA880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Безопасность: использование HTTPS для защиты данных.</w:t>
      </w:r>
    </w:p>
    <w:p w14:paraId="317F1D74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Приложение имеет следующую компоновку экрана: верхняя панель, боковое меню и контентная область.</w:t>
      </w:r>
    </w:p>
    <w:p w14:paraId="7499B4CB" w14:textId="77777777" w:rsidR="006C5884" w:rsidRPr="005A7580" w:rsidRDefault="003216A5" w:rsidP="005A7580">
      <w:pPr>
        <w:pStyle w:val="2"/>
        <w:spacing w:before="0" w:after="0" w:line="240" w:lineRule="auto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Регистрация</w:t>
      </w:r>
    </w:p>
    <w:p w14:paraId="47B9BECA" w14:textId="77777777" w:rsidR="006C5884" w:rsidRPr="005A7580" w:rsidRDefault="003216A5" w:rsidP="005A7580">
      <w:pPr>
        <w:spacing w:line="240" w:lineRule="auto"/>
        <w:ind w:firstLine="720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При входе на сайт франчайзи отображается окно авторизации и регистрации пользователя для доступа к личному кабинету.</w:t>
      </w:r>
    </w:p>
    <w:p w14:paraId="3BD92CB7" w14:textId="77777777" w:rsidR="006C5884" w:rsidRPr="005A7580" w:rsidRDefault="003216A5" w:rsidP="005A7580">
      <w:pPr>
        <w:spacing w:line="240" w:lineRule="auto"/>
        <w:ind w:firstLine="709"/>
        <w:jc w:val="center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  <w:noProof/>
          <w:lang w:bidi="ar-SA"/>
        </w:rPr>
        <w:drawing>
          <wp:inline distT="114300" distB="114300" distL="114300" distR="114300" wp14:anchorId="4F074BB4" wp14:editId="65F01B72">
            <wp:extent cx="1947545" cy="2458085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8.png"/>
                    <pic:cNvPicPr>
                      <a:extLst>
                        <a:ext uri="sm">
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7_VPv6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ZAAAAB6AAAAAAAAAAAAAAAAAAAAAAAAAAAAAAAAAAAAAAAAAAAAAA+wsAAB8PAAAAAAAAAAAAAAAAAAAoAAAACAAAAAEAAAABAAAAMAAAABQAAAAAAAAAAAD//wAAAQAAAP//AAABAA==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7545" cy="2458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954073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Реализуйте процесс регистрации франчайзи</w:t>
      </w:r>
    </w:p>
    <w:p w14:paraId="19D638B2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Франчайзи заходит на сайт и переходит на страницу регистрации.</w:t>
      </w:r>
    </w:p>
    <w:p w14:paraId="4A49D1FD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На странице регистрации франчайзи заполняет форму, указав:</w:t>
      </w:r>
    </w:p>
    <w:p w14:paraId="0D09C223" w14:textId="77777777" w:rsidR="006C5884" w:rsidRPr="005A7580" w:rsidRDefault="003216A5" w:rsidP="005A7580">
      <w:pPr>
        <w:numPr>
          <w:ilvl w:val="0"/>
          <w:numId w:val="3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Фамилию, Имя, Отчество</w:t>
      </w:r>
    </w:p>
    <w:p w14:paraId="4A69696B" w14:textId="77777777" w:rsidR="006C5884" w:rsidRPr="005A7580" w:rsidRDefault="003216A5" w:rsidP="005A7580">
      <w:pPr>
        <w:numPr>
          <w:ilvl w:val="0"/>
          <w:numId w:val="3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proofErr w:type="spellStart"/>
      <w:r w:rsidRPr="005A7580">
        <w:rPr>
          <w:rFonts w:ascii="Times New Roman" w:hAnsi="Times New Roman" w:cs="Times New Roman"/>
        </w:rPr>
        <w:t>Email</w:t>
      </w:r>
      <w:proofErr w:type="spellEnd"/>
    </w:p>
    <w:p w14:paraId="48FE0A42" w14:textId="77777777" w:rsidR="006C5884" w:rsidRPr="005A7580" w:rsidRDefault="003216A5" w:rsidP="005A7580">
      <w:pPr>
        <w:numPr>
          <w:ilvl w:val="0"/>
          <w:numId w:val="3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lastRenderedPageBreak/>
        <w:t>Номер телефона</w:t>
      </w:r>
    </w:p>
    <w:p w14:paraId="54DC5E64" w14:textId="77777777" w:rsidR="006C5884" w:rsidRPr="005A7580" w:rsidRDefault="003216A5" w:rsidP="005A7580">
      <w:pPr>
        <w:numPr>
          <w:ilvl w:val="0"/>
          <w:numId w:val="3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Пароль и подтверждение пароля</w:t>
      </w:r>
    </w:p>
    <w:p w14:paraId="251E090F" w14:textId="77777777" w:rsidR="006C5884" w:rsidRPr="005A7580" w:rsidRDefault="003216A5" w:rsidP="005A7580">
      <w:pPr>
        <w:numPr>
          <w:ilvl w:val="0"/>
          <w:numId w:val="3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Код регистрации франчайзи, полученный от менеджера</w:t>
      </w:r>
    </w:p>
    <w:p w14:paraId="0C4E390D" w14:textId="77777777" w:rsidR="006C5884" w:rsidRPr="005A7580" w:rsidRDefault="003216A5" w:rsidP="005A7580">
      <w:pPr>
        <w:numPr>
          <w:ilvl w:val="0"/>
          <w:numId w:val="3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Ответ на CAPTCHA</w:t>
      </w:r>
    </w:p>
    <w:p w14:paraId="2FEF6ED5" w14:textId="77777777" w:rsidR="006C5884" w:rsidRPr="005A7580" w:rsidRDefault="003216A5" w:rsidP="005A7580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Пароль пользователя должен содержать русские строчные и прописные буквы, минимум 2 цифры и один знак из </w:t>
      </w:r>
      <w:proofErr w:type="gramStart"/>
      <w:r w:rsidRPr="005A7580">
        <w:rPr>
          <w:rFonts w:ascii="Times New Roman" w:hAnsi="Times New Roman" w:cs="Times New Roman"/>
        </w:rPr>
        <w:t>последовательности !</w:t>
      </w:r>
      <w:proofErr w:type="gramEnd"/>
      <w:r w:rsidRPr="005A7580">
        <w:rPr>
          <w:rFonts w:ascii="Times New Roman" w:hAnsi="Times New Roman" w:cs="Times New Roman"/>
        </w:rPr>
        <w:t>@</w:t>
      </w:r>
      <w:proofErr w:type="gramStart"/>
      <w:r w:rsidRPr="005A7580">
        <w:rPr>
          <w:rFonts w:ascii="Times New Roman" w:hAnsi="Times New Roman" w:cs="Times New Roman"/>
        </w:rPr>
        <w:t>№;%</w:t>
      </w:r>
      <w:proofErr w:type="gramEnd"/>
      <w:r w:rsidRPr="005A7580">
        <w:rPr>
          <w:rFonts w:ascii="Times New Roman" w:hAnsi="Times New Roman" w:cs="Times New Roman"/>
        </w:rPr>
        <w:t>? и быть длиннее 7 символов.</w:t>
      </w:r>
    </w:p>
    <w:p w14:paraId="0F7BA352" w14:textId="77777777" w:rsidR="006C5884" w:rsidRPr="005A7580" w:rsidRDefault="003216A5" w:rsidP="005A7580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CAPTCHA представляет собой простое четырехзначное число. (простое число </w:t>
      </w:r>
      <w:proofErr w:type="gramStart"/>
      <w:r w:rsidRPr="005A7580">
        <w:rPr>
          <w:rFonts w:ascii="Times New Roman" w:hAnsi="Times New Roman" w:cs="Times New Roman"/>
        </w:rPr>
        <w:t>- это натуральное число</w:t>
      </w:r>
      <w:proofErr w:type="gramEnd"/>
      <w:r w:rsidRPr="005A7580">
        <w:rPr>
          <w:rFonts w:ascii="Times New Roman" w:hAnsi="Times New Roman" w:cs="Times New Roman"/>
        </w:rPr>
        <w:t xml:space="preserve"> больше единицы, которое делится только на 1 и на само себя.) CAPTCHA генерируется при каждой новой загрузке страницы. Имеется возможность ручной смены (перегенерации) кода CAPTCHA. При ручной генерации кода CAPTCHA функция ручной генерации блокируется на 10 секунд.</w:t>
      </w:r>
    </w:p>
    <w:p w14:paraId="15352E46" w14:textId="77777777" w:rsidR="006C5884" w:rsidRPr="005A7580" w:rsidRDefault="006C5884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</w:p>
    <w:p w14:paraId="343CF0B9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При неправильном заполнении формы производится: </w:t>
      </w:r>
    </w:p>
    <w:p w14:paraId="20EBB303" w14:textId="77777777" w:rsidR="006C5884" w:rsidRPr="005A7580" w:rsidRDefault="003216A5" w:rsidP="005A7580">
      <w:pPr>
        <w:numPr>
          <w:ilvl w:val="0"/>
          <w:numId w:val="12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отображение ошибки ввода;</w:t>
      </w:r>
    </w:p>
    <w:p w14:paraId="0D3F50B6" w14:textId="77777777" w:rsidR="006C5884" w:rsidRPr="005A7580" w:rsidRDefault="003216A5" w:rsidP="005A7580">
      <w:pPr>
        <w:numPr>
          <w:ilvl w:val="0"/>
          <w:numId w:val="12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сброс CAPTCHA (перегенерация)</w:t>
      </w:r>
    </w:p>
    <w:p w14:paraId="510808B1" w14:textId="77777777" w:rsidR="006C5884" w:rsidRPr="005A7580" w:rsidRDefault="003216A5" w:rsidP="005A7580">
      <w:pPr>
        <w:numPr>
          <w:ilvl w:val="0"/>
          <w:numId w:val="12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сброс пароля.</w:t>
      </w:r>
    </w:p>
    <w:p w14:paraId="3C425F71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Если все данные введены верно — пользователю показывается сообщение: "Поздравляем! Вы прошли регистрацию франчайзи. Ваш аккаунт будет активирован в течение 24 часов."</w:t>
      </w:r>
    </w:p>
    <w:p w14:paraId="59545687" w14:textId="77777777" w:rsidR="006C5884" w:rsidRPr="005A7580" w:rsidRDefault="003216A5" w:rsidP="005A7580">
      <w:pPr>
        <w:spacing w:line="240" w:lineRule="auto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После успешной регистрации пользователя код франчайзи становится недействителен. </w:t>
      </w:r>
    </w:p>
    <w:p w14:paraId="13886924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После успешной регистрации пользователя менеджер проверяет активирует аккаунт франчайзи вручную. При попытке авторизации до активации аккаунта менеджером выводится сообщение: “Ваш аккаунт будет активирован в течение 24 часов.”</w:t>
      </w:r>
    </w:p>
    <w:p w14:paraId="7336335C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После активации франчайзи может авторизоваться на сайте с помощью своего </w:t>
      </w:r>
      <w:proofErr w:type="spellStart"/>
      <w:r w:rsidRPr="005A7580">
        <w:rPr>
          <w:rFonts w:ascii="Times New Roman" w:hAnsi="Times New Roman" w:cs="Times New Roman"/>
        </w:rPr>
        <w:t>email</w:t>
      </w:r>
      <w:proofErr w:type="spellEnd"/>
      <w:r w:rsidRPr="005A7580">
        <w:rPr>
          <w:rFonts w:ascii="Times New Roman" w:hAnsi="Times New Roman" w:cs="Times New Roman"/>
        </w:rPr>
        <w:t xml:space="preserve"> и пароля.</w:t>
      </w:r>
    </w:p>
    <w:p w14:paraId="015D53DA" w14:textId="77777777" w:rsidR="006C5884" w:rsidRPr="005A7580" w:rsidRDefault="003216A5" w:rsidP="005A7580">
      <w:pPr>
        <w:pStyle w:val="2"/>
        <w:spacing w:before="0" w:after="0" w:line="240" w:lineRule="auto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Авторизация</w:t>
      </w:r>
    </w:p>
    <w:p w14:paraId="74667662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При авторизации пользователя в личном кабинете франчайзи необходимо ввести:</w:t>
      </w:r>
    </w:p>
    <w:p w14:paraId="19D8838B" w14:textId="77777777" w:rsidR="006C5884" w:rsidRPr="005A7580" w:rsidRDefault="003216A5" w:rsidP="005A7580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proofErr w:type="spellStart"/>
      <w:r w:rsidRPr="005A7580">
        <w:rPr>
          <w:rFonts w:ascii="Times New Roman" w:hAnsi="Times New Roman" w:cs="Times New Roman"/>
        </w:rPr>
        <w:t>email</w:t>
      </w:r>
      <w:proofErr w:type="spellEnd"/>
      <w:r w:rsidRPr="005A7580">
        <w:rPr>
          <w:rFonts w:ascii="Times New Roman" w:hAnsi="Times New Roman" w:cs="Times New Roman"/>
        </w:rPr>
        <w:t xml:space="preserve"> в качестве логина;</w:t>
      </w:r>
    </w:p>
    <w:p w14:paraId="223B26C4" w14:textId="77777777" w:rsidR="006C5884" w:rsidRPr="005A7580" w:rsidRDefault="003216A5" w:rsidP="005A7580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пароль;</w:t>
      </w:r>
    </w:p>
    <w:p w14:paraId="524AFAAE" w14:textId="77777777" w:rsidR="006C5884" w:rsidRPr="005A7580" w:rsidRDefault="003216A5" w:rsidP="005A7580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Ответ на CAPTCHA.</w:t>
      </w:r>
    </w:p>
    <w:p w14:paraId="217FB802" w14:textId="77777777" w:rsidR="006C5884" w:rsidRPr="005A7580" w:rsidRDefault="003216A5" w:rsidP="005A7580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Требования к CAPTCHA соответствуют форме регистрации пользователя.</w:t>
      </w:r>
    </w:p>
    <w:p w14:paraId="3BC2F38D" w14:textId="77777777" w:rsidR="006C5884" w:rsidRPr="005A7580" w:rsidRDefault="003216A5" w:rsidP="005A7580">
      <w:pPr>
        <w:pStyle w:val="2"/>
        <w:spacing w:before="0" w:after="0" w:line="240" w:lineRule="auto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Главная страница</w:t>
      </w:r>
    </w:p>
    <w:p w14:paraId="4106455C" w14:textId="77777777" w:rsidR="006C5884" w:rsidRPr="005A7580" w:rsidRDefault="003216A5" w:rsidP="005A7580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После успешной авторизации пользователю отображается “Главная” страница. Макет главной страницы представлен на экране</w:t>
      </w:r>
    </w:p>
    <w:p w14:paraId="289FABCC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При разработке модуля вы должны следовать предложенному дизайну приложения: </w:t>
      </w:r>
    </w:p>
    <w:p w14:paraId="108E6EA1" w14:textId="77777777" w:rsidR="006C5884" w:rsidRPr="005A7580" w:rsidRDefault="003216A5" w:rsidP="005A7580">
      <w:pPr>
        <w:spacing w:line="240" w:lineRule="auto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  <w:noProof/>
          <w:lang w:bidi="ar-SA"/>
        </w:rPr>
        <w:drawing>
          <wp:inline distT="114300" distB="114300" distL="114300" distR="114300" wp14:anchorId="4759C333" wp14:editId="59A24CC0">
            <wp:extent cx="5731510" cy="2552700"/>
            <wp:effectExtent l="12700" t="12700" r="12700" b="12700"/>
            <wp:docPr id="6" name="image1.p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 1"/>
                    <pic:cNvPicPr>
                      <a:extLst>
                        <a:ext uri="sm">
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7_VPv6ZxMAAAAlAAAAEQ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3AAAAB6AAAAAAAAAAAAAAAAAAAAAAAAAAAAAAAAAAAAAAAAAAAAAAQiMAALQPAAAAAAAAAAAAAAAAAAAoAAAACAAAAAEAAAABAAAAMAAAABQAAAAAAAAAAAD//wAAAQAAAP//AAABAA==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336CED6" w14:textId="77777777" w:rsidR="006C5884" w:rsidRPr="005A7580" w:rsidRDefault="006C5884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</w:p>
    <w:p w14:paraId="28A9B1FF" w14:textId="77777777" w:rsidR="006C5884" w:rsidRPr="005A7580" w:rsidRDefault="003216A5" w:rsidP="005A7580">
      <w:pPr>
        <w:pStyle w:val="2"/>
        <w:spacing w:before="0" w:after="0" w:line="240" w:lineRule="auto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lastRenderedPageBreak/>
        <w:t>Навигация</w:t>
      </w:r>
    </w:p>
    <w:p w14:paraId="111E5DB4" w14:textId="77777777" w:rsidR="006C5884" w:rsidRPr="005A7580" w:rsidRDefault="003216A5" w:rsidP="005A7580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Боковое меню содержит следующие разделы: "Главная", "Торговые автоматы", “Учет ТМЦ”, “Договоры”, “Настройки”. </w:t>
      </w:r>
    </w:p>
    <w:p w14:paraId="54FD829A" w14:textId="77777777" w:rsidR="006C5884" w:rsidRPr="005A7580" w:rsidRDefault="003216A5" w:rsidP="005A7580">
      <w:pPr>
        <w:pStyle w:val="2"/>
        <w:spacing w:before="0" w:after="0" w:line="240" w:lineRule="auto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Торговые автоматы</w:t>
      </w:r>
    </w:p>
    <w:p w14:paraId="1C884156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В разделе “Торговые автоматы” реализуйте отображение списком всех торговых аппаратов, находящихся в аренде франчайзи. </w:t>
      </w:r>
    </w:p>
    <w:p w14:paraId="323F4F98" w14:textId="77777777" w:rsidR="006C5884" w:rsidRPr="005A7580" w:rsidRDefault="003216A5" w:rsidP="005A7580">
      <w:pPr>
        <w:spacing w:line="240" w:lineRule="auto"/>
        <w:ind w:firstLine="709"/>
        <w:jc w:val="both"/>
        <w:rPr>
          <w:ins w:id="0" w:author="Maxim Zemtsov" w:date="2025-04-12T10:49:00Z"/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Реализуйте данный пункт меню в соответствии с макетом: </w:t>
      </w:r>
    </w:p>
    <w:p w14:paraId="41DD3B68" w14:textId="77777777" w:rsidR="006C5884" w:rsidRPr="005A7580" w:rsidRDefault="006C5884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</w:p>
    <w:p w14:paraId="5F3CDFAB" w14:textId="77777777" w:rsidR="006C5884" w:rsidRPr="005A7580" w:rsidRDefault="003216A5" w:rsidP="005A7580">
      <w:pPr>
        <w:spacing w:line="240" w:lineRule="auto"/>
        <w:ind w:firstLine="709"/>
        <w:jc w:val="center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  <w:noProof/>
          <w:lang w:bidi="ar-SA"/>
        </w:rPr>
        <w:drawing>
          <wp:inline distT="114300" distB="114300" distL="114300" distR="114300" wp14:anchorId="426737B1" wp14:editId="0CD06841">
            <wp:extent cx="4933315" cy="543306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.png"/>
                    <pic:cNvPicPr>
                      <a:extLst>
                        <a:ext uri="sm">
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7_VPv6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FkeAABsIQAAWR4AAGwh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/AAAAB6AAAAAAAAAAAAAAAAAAAAAAAAAAAAAAAAAAAAAAAAAAAAAAWR4AAGwhAAAAAAAAAAAAAAAAAAAoAAAACAAAAAEAAAABAAAAMAAAABQAAAAAAAAAAAD//wAAAQAAAP//AAABAA==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3315" cy="5433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5D89A0" w14:textId="77777777" w:rsidR="006C5884" w:rsidRPr="005A7580" w:rsidRDefault="006C5884" w:rsidP="005A7580">
      <w:pPr>
        <w:spacing w:line="240" w:lineRule="auto"/>
        <w:ind w:firstLine="709"/>
        <w:jc w:val="center"/>
        <w:rPr>
          <w:rFonts w:ascii="Times New Roman" w:hAnsi="Times New Roman" w:cs="Times New Roman"/>
        </w:rPr>
      </w:pPr>
    </w:p>
    <w:p w14:paraId="4875852F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Реализуйте возможность переключения между режимами отображения информации: плитка и таблица. По умолчанию отображение информации реализуйте в таблице. </w:t>
      </w:r>
    </w:p>
    <w:p w14:paraId="5F832F8B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Необходимые функции: </w:t>
      </w:r>
    </w:p>
    <w:p w14:paraId="46C3CEAC" w14:textId="77777777" w:rsidR="006C5884" w:rsidRPr="005A7580" w:rsidRDefault="003216A5" w:rsidP="005A7580">
      <w:pPr>
        <w:numPr>
          <w:ilvl w:val="0"/>
          <w:numId w:val="11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Возможность указания количества строк для отображения.</w:t>
      </w:r>
    </w:p>
    <w:p w14:paraId="60DC7AE4" w14:textId="77777777" w:rsidR="006C5884" w:rsidRPr="005A7580" w:rsidRDefault="003216A5" w:rsidP="005A7580">
      <w:pPr>
        <w:numPr>
          <w:ilvl w:val="0"/>
          <w:numId w:val="11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Фильтр по названию автомата</w:t>
      </w:r>
    </w:p>
    <w:p w14:paraId="056377F0" w14:textId="77777777" w:rsidR="006C5884" w:rsidRPr="005A7580" w:rsidRDefault="003216A5" w:rsidP="005A7580">
      <w:pPr>
        <w:numPr>
          <w:ilvl w:val="0"/>
          <w:numId w:val="11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Пагинация</w:t>
      </w:r>
    </w:p>
    <w:p w14:paraId="53FCF65F" w14:textId="77777777" w:rsidR="006C5884" w:rsidRPr="005A7580" w:rsidRDefault="003216A5" w:rsidP="005A7580">
      <w:pPr>
        <w:numPr>
          <w:ilvl w:val="0"/>
          <w:numId w:val="11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Отображение количества записей из общего количества</w:t>
      </w:r>
    </w:p>
    <w:p w14:paraId="2A847F97" w14:textId="77777777" w:rsidR="006C5884" w:rsidRPr="005A7580" w:rsidRDefault="003216A5" w:rsidP="005A7580">
      <w:pPr>
        <w:numPr>
          <w:ilvl w:val="0"/>
          <w:numId w:val="11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Выделение цветом нечетных строк таблицы</w:t>
      </w:r>
    </w:p>
    <w:p w14:paraId="381F9EF8" w14:textId="77777777" w:rsidR="006C5884" w:rsidRPr="005A7580" w:rsidRDefault="006C5884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</w:p>
    <w:p w14:paraId="30226523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При первом входе в ЛК в меню “Торговые автоматы” должна быть надпись о том, что необходимо оформить ТА в аренду.</w:t>
      </w:r>
    </w:p>
    <w:p w14:paraId="328ECFC6" w14:textId="77777777" w:rsidR="006C5884" w:rsidRPr="005A7580" w:rsidRDefault="006C5884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</w:p>
    <w:p w14:paraId="2BC5B386" w14:textId="77777777" w:rsidR="006C5884" w:rsidRPr="005A7580" w:rsidRDefault="003216A5" w:rsidP="005A7580">
      <w:pPr>
        <w:pStyle w:val="2"/>
        <w:spacing w:before="0" w:after="0" w:line="240" w:lineRule="auto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lastRenderedPageBreak/>
        <w:t>Остатки ингредиентов и товаров</w:t>
      </w:r>
    </w:p>
    <w:p w14:paraId="5A84F84A" w14:textId="77777777" w:rsidR="006C5884" w:rsidRPr="005A7580" w:rsidRDefault="003216A5" w:rsidP="005A7580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Учет остатков ингредиентов и товаров отображается в меню “Учет ТМЦ -&gt; Остатки ингредиентов и товаров”. </w:t>
      </w:r>
    </w:p>
    <w:p w14:paraId="3A361C34" w14:textId="77777777" w:rsidR="006C5884" w:rsidRPr="005A7580" w:rsidRDefault="003216A5" w:rsidP="005A7580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В данном разделе возможно отображение остатков в детальном и агрегированном по наименованию товара виде (Сводные).  Остатки могут быть на складе (Стационарные) или в аппарате (Мобильные).</w:t>
      </w:r>
    </w:p>
    <w:p w14:paraId="48E4D141" w14:textId="77777777" w:rsidR="006C5884" w:rsidRPr="005A7580" w:rsidRDefault="003216A5" w:rsidP="005A7580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При подробном виде остатки отображаются для каждого аппарата или склада отдельно.</w:t>
      </w:r>
    </w:p>
    <w:p w14:paraId="0D3C86B4" w14:textId="77777777" w:rsidR="006C5884" w:rsidRPr="005A7580" w:rsidRDefault="003216A5" w:rsidP="005A7580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Реализуйте данный пункт меню в соответствии с макетом:</w:t>
      </w:r>
    </w:p>
    <w:p w14:paraId="660863EE" w14:textId="77777777" w:rsidR="006C5884" w:rsidRPr="005A7580" w:rsidRDefault="006C5884" w:rsidP="005A7580">
      <w:pPr>
        <w:spacing w:line="240" w:lineRule="auto"/>
        <w:jc w:val="both"/>
        <w:rPr>
          <w:rFonts w:ascii="Times New Roman" w:hAnsi="Times New Roman" w:cs="Times New Roman"/>
        </w:rPr>
      </w:pPr>
    </w:p>
    <w:p w14:paraId="6AEE98AB" w14:textId="77777777" w:rsidR="006C5884" w:rsidRPr="005A7580" w:rsidRDefault="003216A5" w:rsidP="005A7580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  <w:noProof/>
          <w:lang w:bidi="ar-SA"/>
        </w:rPr>
        <w:drawing>
          <wp:inline distT="114300" distB="114300" distL="114300" distR="114300" wp14:anchorId="323C4F1E" wp14:editId="4EB41301">
            <wp:extent cx="5731510" cy="26797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.png"/>
                    <pic:cNvPicPr>
                      <a:extLst>
                        <a:ext uri="sm">
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7_VPv6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RAAAAB6AAAAAAAAAAAAAAAAAAAAAAAAAAAAAAAAAAAAAAAAAAAAAAQiMAAHwQAAAAAAAAAAAAAAAAAAAoAAAACAAAAAEAAAABAAAAMAAAABQAAAAAAAAAAAD//wAAAQAAAP//AAABAA=="/>
                        </a:ext>
                      </a:extLst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63D7F2" w14:textId="77777777" w:rsidR="006C5884" w:rsidRPr="005A7580" w:rsidRDefault="006C5884" w:rsidP="005A7580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</w:p>
    <w:p w14:paraId="37605A9F" w14:textId="77777777" w:rsidR="006C5884" w:rsidRPr="005A7580" w:rsidRDefault="003216A5" w:rsidP="005A7580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Реализуйте возможность переключения между режимами отображения информации: плитка и таблица. По умолчанию отображение информации реализуйте в таблице. </w:t>
      </w:r>
    </w:p>
    <w:p w14:paraId="06815B55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Необходимые функции: </w:t>
      </w:r>
    </w:p>
    <w:p w14:paraId="2B998FFE" w14:textId="77777777" w:rsidR="006C5884" w:rsidRPr="005A7580" w:rsidRDefault="003216A5" w:rsidP="005A7580">
      <w:pPr>
        <w:numPr>
          <w:ilvl w:val="0"/>
          <w:numId w:val="13"/>
        </w:numPr>
        <w:spacing w:line="240" w:lineRule="auto"/>
        <w:ind w:left="720" w:firstLine="54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Возможность указания количества строк для отображения.</w:t>
      </w:r>
    </w:p>
    <w:p w14:paraId="3D35BB05" w14:textId="77777777" w:rsidR="006C5884" w:rsidRPr="005A7580" w:rsidRDefault="003216A5" w:rsidP="005A7580">
      <w:pPr>
        <w:numPr>
          <w:ilvl w:val="0"/>
          <w:numId w:val="13"/>
        </w:numPr>
        <w:spacing w:line="240" w:lineRule="auto"/>
        <w:ind w:left="720" w:firstLine="54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Фильтр по названию автомата</w:t>
      </w:r>
    </w:p>
    <w:p w14:paraId="51548E0D" w14:textId="77777777" w:rsidR="006C5884" w:rsidRPr="005A7580" w:rsidRDefault="003216A5" w:rsidP="005A7580">
      <w:pPr>
        <w:numPr>
          <w:ilvl w:val="0"/>
          <w:numId w:val="13"/>
        </w:numPr>
        <w:spacing w:line="240" w:lineRule="auto"/>
        <w:ind w:left="720" w:firstLine="54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Пагинация</w:t>
      </w:r>
    </w:p>
    <w:p w14:paraId="33DA5D65" w14:textId="77777777" w:rsidR="006C5884" w:rsidRPr="005A7580" w:rsidRDefault="003216A5" w:rsidP="005A7580">
      <w:pPr>
        <w:numPr>
          <w:ilvl w:val="0"/>
          <w:numId w:val="13"/>
        </w:numPr>
        <w:spacing w:line="240" w:lineRule="auto"/>
        <w:ind w:left="720" w:firstLine="54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Отображение количества записей из общего количества</w:t>
      </w:r>
    </w:p>
    <w:p w14:paraId="5B3DA8E8" w14:textId="77777777" w:rsidR="006C5884" w:rsidRPr="005A7580" w:rsidRDefault="003216A5" w:rsidP="005A7580">
      <w:pPr>
        <w:numPr>
          <w:ilvl w:val="0"/>
          <w:numId w:val="13"/>
        </w:numPr>
        <w:spacing w:line="240" w:lineRule="auto"/>
        <w:ind w:left="720" w:firstLine="54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Выделение цветом нечетных строк таблицы</w:t>
      </w:r>
    </w:p>
    <w:p w14:paraId="6785B57A" w14:textId="77777777" w:rsidR="006C5884" w:rsidRPr="005A7580" w:rsidRDefault="003216A5" w:rsidP="005A7580">
      <w:pPr>
        <w:pStyle w:val="1"/>
        <w:spacing w:before="0" w:after="0" w:line="240" w:lineRule="auto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Разработка модуля франчайзи (</w:t>
      </w:r>
      <w:proofErr w:type="spellStart"/>
      <w:r w:rsidRPr="005A7580">
        <w:rPr>
          <w:rFonts w:ascii="Times New Roman" w:hAnsi="Times New Roman" w:cs="Times New Roman"/>
        </w:rPr>
        <w:t>mobile</w:t>
      </w:r>
      <w:proofErr w:type="spellEnd"/>
      <w:r w:rsidRPr="005A7580">
        <w:rPr>
          <w:rFonts w:ascii="Times New Roman" w:hAnsi="Times New Roman" w:cs="Times New Roman"/>
        </w:rPr>
        <w:t>)</w:t>
      </w:r>
    </w:p>
    <w:p w14:paraId="0F900A6D" w14:textId="77777777" w:rsidR="006C5884" w:rsidRPr="005A7580" w:rsidRDefault="003216A5" w:rsidP="005A7580">
      <w:pPr>
        <w:pStyle w:val="2"/>
        <w:spacing w:before="0" w:after="0" w:line="240" w:lineRule="auto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Проектирование </w:t>
      </w:r>
      <w:proofErr w:type="spellStart"/>
      <w:r w:rsidRPr="005A7580">
        <w:rPr>
          <w:rFonts w:ascii="Times New Roman" w:hAnsi="Times New Roman" w:cs="Times New Roman"/>
        </w:rPr>
        <w:t>Wireframe</w:t>
      </w:r>
      <w:proofErr w:type="spellEnd"/>
    </w:p>
    <w:p w14:paraId="23ECA9CD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Разработайте набор </w:t>
      </w:r>
      <w:proofErr w:type="spellStart"/>
      <w:r w:rsidRPr="005A7580">
        <w:rPr>
          <w:rFonts w:ascii="Times New Roman" w:hAnsi="Times New Roman" w:cs="Times New Roman"/>
        </w:rPr>
        <w:t>wireframe</w:t>
      </w:r>
      <w:proofErr w:type="spellEnd"/>
      <w:r w:rsidRPr="005A7580">
        <w:rPr>
          <w:rFonts w:ascii="Times New Roman" w:hAnsi="Times New Roman" w:cs="Times New Roman"/>
        </w:rPr>
        <w:t xml:space="preserve"> экрана выездного инженера по работе с ТА на основании представленного ниже описания. </w:t>
      </w:r>
    </w:p>
    <w:p w14:paraId="493AEBC6" w14:textId="77777777" w:rsidR="006C5884" w:rsidRPr="005A7580" w:rsidRDefault="003216A5" w:rsidP="005A7580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Основные функции и действия, которые инженер может выполнять с помощью смартфона:</w:t>
      </w:r>
    </w:p>
    <w:p w14:paraId="7473DDA6" w14:textId="77777777" w:rsidR="006C5884" w:rsidRPr="005A7580" w:rsidRDefault="003216A5" w:rsidP="005A7580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1. Планирование и маршрутизация:</w:t>
      </w:r>
    </w:p>
    <w:p w14:paraId="1C0B1787" w14:textId="77777777" w:rsidR="006C5884" w:rsidRPr="005A7580" w:rsidRDefault="003216A5" w:rsidP="005A7580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- Календарь и планировщик: использование приложения для планирования встреч с клиентами и назначенных выездов. Инженер может отмечать время и дату визитов, а также добавлять заметки о целях поездки.</w:t>
      </w:r>
    </w:p>
    <w:p w14:paraId="70925102" w14:textId="77777777" w:rsidR="006C5884" w:rsidRPr="005A7580" w:rsidRDefault="003216A5" w:rsidP="005A7580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- Геолокация и навигация: применение картографических приложений (например, Google Maps или </w:t>
      </w:r>
      <w:proofErr w:type="spellStart"/>
      <w:r w:rsidRPr="005A7580">
        <w:rPr>
          <w:rFonts w:ascii="Times New Roman" w:hAnsi="Times New Roman" w:cs="Times New Roman"/>
        </w:rPr>
        <w:t>Яндекс.Карты</w:t>
      </w:r>
      <w:proofErr w:type="spellEnd"/>
      <w:r w:rsidRPr="005A7580">
        <w:rPr>
          <w:rFonts w:ascii="Times New Roman" w:hAnsi="Times New Roman" w:cs="Times New Roman"/>
        </w:rPr>
        <w:t>) для построения маршрутов и получения актуальной информации о пробках.</w:t>
      </w:r>
    </w:p>
    <w:p w14:paraId="383AB80E" w14:textId="77777777" w:rsidR="006C5884" w:rsidRPr="005A7580" w:rsidRDefault="003216A5" w:rsidP="005A7580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2. Документирование работ:</w:t>
      </w:r>
    </w:p>
    <w:p w14:paraId="3FB3D484" w14:textId="77777777" w:rsidR="006C5884" w:rsidRPr="005A7580" w:rsidRDefault="003216A5" w:rsidP="005A7580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bookmarkStart w:id="1" w:name="_vm7q9e3woca1"/>
      <w:bookmarkEnd w:id="1"/>
      <w:r w:rsidRPr="005A7580">
        <w:rPr>
          <w:rFonts w:ascii="Times New Roman" w:hAnsi="Times New Roman" w:cs="Times New Roman"/>
        </w:rPr>
        <w:t>- Фотографирование и видеосъемка: с помощью камеры смартфона инженер может делать снимки состояния автоматов до и после ремонта, фиксируя выявленные неисправности и успешные результаты.</w:t>
      </w:r>
    </w:p>
    <w:p w14:paraId="70ECA737" w14:textId="77777777" w:rsidR="006C5884" w:rsidRPr="005A7580" w:rsidRDefault="003216A5" w:rsidP="005A7580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lastRenderedPageBreak/>
        <w:t>- Создание заметок: использование приложения для создания заметок для записи информации о выполненных работах, замене запасных частей и рекомендациях для клиентов.</w:t>
      </w:r>
    </w:p>
    <w:p w14:paraId="41D7CBF6" w14:textId="77777777" w:rsidR="006C5884" w:rsidRPr="005A7580" w:rsidRDefault="003216A5" w:rsidP="005A7580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3. Отчетность:</w:t>
      </w:r>
    </w:p>
    <w:p w14:paraId="0EB87443" w14:textId="77777777" w:rsidR="006C5884" w:rsidRPr="005A7580" w:rsidRDefault="003216A5" w:rsidP="005A7580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- Отчетные формы: заполнение отчетов о проведенных работах прямо на смартфоне с использованием специальных приложений или форм, например информацию о выявленных неисправностях, выполненных услугах и использованных материалах.</w:t>
      </w:r>
    </w:p>
    <w:p w14:paraId="5550E44A" w14:textId="77777777" w:rsidR="006C5884" w:rsidRPr="005A7580" w:rsidRDefault="003216A5" w:rsidP="005A7580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- Электронные подписи: запрос клиентских электронных подписей на завершение работ через специальные приложения или PDF-файлы для подтверждения выполненных услуг.</w:t>
      </w:r>
    </w:p>
    <w:p w14:paraId="1B52BC55" w14:textId="77777777" w:rsidR="006C5884" w:rsidRPr="005A7580" w:rsidRDefault="003216A5" w:rsidP="005A7580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4. Коммуникация:</w:t>
      </w:r>
    </w:p>
    <w:p w14:paraId="500FCD5D" w14:textId="77777777" w:rsidR="006C5884" w:rsidRPr="005A7580" w:rsidRDefault="003216A5" w:rsidP="005A7580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- Мгновенные сообщения: поддержка связи с клиентами и командой через встроенный мессенджер для ускоренного обмена информацией, согласования деталей и решения срочных вопросов.</w:t>
      </w:r>
    </w:p>
    <w:p w14:paraId="09464361" w14:textId="77777777" w:rsidR="006C5884" w:rsidRPr="005A7580" w:rsidRDefault="003216A5" w:rsidP="005A7580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5. Системы управления задачами:</w:t>
      </w:r>
    </w:p>
    <w:p w14:paraId="67938480" w14:textId="77777777" w:rsidR="006C5884" w:rsidRPr="005A7580" w:rsidRDefault="003216A5" w:rsidP="005A7580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- Трекеры задач: использование приложения для управления задачами для отслеживания статуса выполнения работ и соблюдения сроков.</w:t>
      </w:r>
    </w:p>
    <w:p w14:paraId="214F1F68" w14:textId="77777777" w:rsidR="006C5884" w:rsidRPr="005A7580" w:rsidRDefault="003216A5" w:rsidP="005A7580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- Планирование запасных частей: ведение учета необходимых запасных частей и их доступности.</w:t>
      </w:r>
    </w:p>
    <w:p w14:paraId="7374AAC0" w14:textId="77777777" w:rsidR="006C5884" w:rsidRPr="005A7580" w:rsidRDefault="003216A5" w:rsidP="005A7580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6. Обучение и справочная информация:</w:t>
      </w:r>
    </w:p>
    <w:p w14:paraId="5DC77D03" w14:textId="77777777" w:rsidR="006C5884" w:rsidRPr="005A7580" w:rsidRDefault="003216A5" w:rsidP="005A7580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- Доступ к инструкциям и руководствам: открытие электронных версий руководств по обслуживанию и ремонту торговых автоматов, что позволяет инженеру иметь доступ к необходимой информации в процессе работы.</w:t>
      </w:r>
    </w:p>
    <w:p w14:paraId="4913C045" w14:textId="77777777" w:rsidR="006C5884" w:rsidRPr="005A7580" w:rsidRDefault="003216A5" w:rsidP="005A7580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- Онлайн-курсы и обучение: участие в виртуальных курсах или вебинарах по новым технологиям и методам работы с автоматами через приложение.</w:t>
      </w:r>
    </w:p>
    <w:p w14:paraId="15C3EB4A" w14:textId="77777777" w:rsidR="006C5884" w:rsidRPr="005A7580" w:rsidRDefault="003216A5" w:rsidP="005A7580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7. Мониторинг состояния автоматов:</w:t>
      </w:r>
    </w:p>
    <w:p w14:paraId="18262FA8" w14:textId="77777777" w:rsidR="006C5884" w:rsidRPr="005A7580" w:rsidRDefault="003216A5" w:rsidP="005A7580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- Приложения для удаленного мониторинга: использование приложения для проверки статуса и работоспособности торговых автоматов, особенно если они подключены к интернету, например информацию об уровнях запасов, наличию неисправностей и </w:t>
      </w:r>
      <w:proofErr w:type="gramStart"/>
      <w:r w:rsidRPr="005A7580">
        <w:rPr>
          <w:rFonts w:ascii="Times New Roman" w:hAnsi="Times New Roman" w:cs="Times New Roman"/>
        </w:rPr>
        <w:t>т.д.</w:t>
      </w:r>
      <w:proofErr w:type="gramEnd"/>
    </w:p>
    <w:p w14:paraId="0BFEF53C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По всем диаграммам должен быть предоставлен файл-исходник (например</w:t>
      </w:r>
      <w:proofErr w:type="gramStart"/>
      <w:r w:rsidRPr="005A7580">
        <w:rPr>
          <w:rFonts w:ascii="Times New Roman" w:hAnsi="Times New Roman" w:cs="Times New Roman"/>
        </w:rPr>
        <w:t>, .</w:t>
      </w:r>
      <w:proofErr w:type="spellStart"/>
      <w:r w:rsidRPr="005A7580">
        <w:rPr>
          <w:rFonts w:ascii="Times New Roman" w:hAnsi="Times New Roman" w:cs="Times New Roman"/>
        </w:rPr>
        <w:t>drawio</w:t>
      </w:r>
      <w:proofErr w:type="spellEnd"/>
      <w:proofErr w:type="gramEnd"/>
      <w:r w:rsidRPr="005A7580">
        <w:rPr>
          <w:rFonts w:ascii="Times New Roman" w:hAnsi="Times New Roman" w:cs="Times New Roman"/>
        </w:rPr>
        <w:t>) и файл в формате .</w:t>
      </w:r>
      <w:proofErr w:type="spellStart"/>
      <w:r w:rsidRPr="005A7580">
        <w:rPr>
          <w:rFonts w:ascii="Times New Roman" w:hAnsi="Times New Roman" w:cs="Times New Roman"/>
        </w:rPr>
        <w:t>pdf</w:t>
      </w:r>
      <w:proofErr w:type="spellEnd"/>
      <w:r w:rsidRPr="005A7580">
        <w:rPr>
          <w:rFonts w:ascii="Times New Roman" w:hAnsi="Times New Roman" w:cs="Times New Roman"/>
        </w:rPr>
        <w:t>.</w:t>
      </w:r>
    </w:p>
    <w:p w14:paraId="4F12B0EC" w14:textId="77777777" w:rsidR="006C5884" w:rsidRPr="005A7580" w:rsidRDefault="003216A5" w:rsidP="005A7580">
      <w:pPr>
        <w:pStyle w:val="1"/>
        <w:spacing w:before="0" w:after="0" w:line="240" w:lineRule="auto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Тестирование</w:t>
      </w:r>
    </w:p>
    <w:p w14:paraId="1B1A3B6F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Реализуйте 10 тест-кейсов для тестирования UI настольного приложения основного функционала. Оформите тест-кейсы </w:t>
      </w:r>
      <w:proofErr w:type="gramStart"/>
      <w:r w:rsidRPr="005A7580">
        <w:rPr>
          <w:rFonts w:ascii="Times New Roman" w:hAnsi="Times New Roman" w:cs="Times New Roman"/>
        </w:rPr>
        <w:t>согласно шаблона</w:t>
      </w:r>
      <w:proofErr w:type="gramEnd"/>
      <w:r w:rsidRPr="005A7580">
        <w:rPr>
          <w:rFonts w:ascii="Times New Roman" w:hAnsi="Times New Roman" w:cs="Times New Roman"/>
        </w:rPr>
        <w:t xml:space="preserve"> в Ресурсах. </w:t>
      </w:r>
    </w:p>
    <w:p w14:paraId="5866C1CD" w14:textId="77777777" w:rsidR="006C5884" w:rsidRPr="005A7580" w:rsidRDefault="003216A5" w:rsidP="005A7580">
      <w:pPr>
        <w:pStyle w:val="1"/>
        <w:spacing w:before="0" w:after="0" w:line="240" w:lineRule="auto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Системный анализ и документирование </w:t>
      </w:r>
    </w:p>
    <w:p w14:paraId="7925C350" w14:textId="77777777" w:rsidR="006C5884" w:rsidRPr="005A7580" w:rsidRDefault="003216A5" w:rsidP="005A7580">
      <w:pPr>
        <w:pStyle w:val="2"/>
        <w:spacing w:before="0" w:after="0" w:line="240" w:lineRule="auto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Диаграмма вариантов использования</w:t>
      </w:r>
    </w:p>
    <w:p w14:paraId="38C2DF35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Разработайте диаграмму вариантов использования для системы (модуль будет указан по итогам 30% изменений), которая поможет визуализировать основные функциональные возможности системы и взаимодействие пользователей с ней.</w:t>
      </w:r>
    </w:p>
    <w:p w14:paraId="26F9B392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Определите основные роли (актеров), взаимодействующих с системой. Определите ключевые варианты использования системы. Каждый вариант использования должен описывать взаимодействие пользователя с системой. Варианты использования должны быть описаны кратко и четко, так чтобы их можно было легко понять. Укажите отношения между актерами и вариантами использования. Каждый актер должен быть связан с одним или несколькими вариантами использования, к которым он имеет доступ. Определить возможные отношения между самими вариантами использования. </w:t>
      </w:r>
    </w:p>
    <w:p w14:paraId="546AAE2C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Подготовьте описание вариантов использования первого уровня (пример описания представлен в Ресурсах).</w:t>
      </w:r>
    </w:p>
    <w:p w14:paraId="1BA8A86D" w14:textId="77777777" w:rsidR="006C5884" w:rsidRPr="005A7580" w:rsidRDefault="003216A5" w:rsidP="005A7580">
      <w:pPr>
        <w:pStyle w:val="2"/>
        <w:spacing w:before="0" w:after="0" w:line="240" w:lineRule="auto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>Диаграмма деятельности</w:t>
      </w:r>
    </w:p>
    <w:p w14:paraId="30521A4A" w14:textId="77777777" w:rsidR="006C5884" w:rsidRPr="005A7580" w:rsidRDefault="003216A5" w:rsidP="005A7580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5A7580">
        <w:rPr>
          <w:rFonts w:ascii="Times New Roman" w:hAnsi="Times New Roman" w:cs="Times New Roman"/>
        </w:rPr>
        <w:t xml:space="preserve">Разработайте диаграмму деятельности (модуль будет указан по итогам 30% изменений). Определите поток информации. </w:t>
      </w:r>
    </w:p>
    <w:sectPr w:rsidR="006C5884" w:rsidRPr="005A7580">
      <w:headerReference w:type="default" r:id="rId15"/>
      <w:footerReference w:type="default" r:id="rId16"/>
      <w:pgSz w:w="11909" w:h="16834"/>
      <w:pgMar w:top="1134" w:right="1134" w:bottom="1134" w:left="1134" w:header="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DCE04" w14:textId="77777777" w:rsidR="001A7837" w:rsidRDefault="001A7837">
      <w:pPr>
        <w:spacing w:line="240" w:lineRule="auto"/>
      </w:pPr>
      <w:r>
        <w:separator/>
      </w:r>
    </w:p>
  </w:endnote>
  <w:endnote w:type="continuationSeparator" w:id="0">
    <w:p w14:paraId="6ACA2B40" w14:textId="77777777" w:rsidR="001A7837" w:rsidRDefault="001A78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1" w:fontKey="{F296860B-5DCA-47A0-BCAA-F1E304889EC9}"/>
    <w:embedBold r:id="rId2" w:fontKey="{E3C20283-1E52-4CA0-BE77-33FEC0789228}"/>
    <w:embedItalic r:id="rId3" w:fontKey="{28ECC535-B49D-46B8-B1A3-7FB6FDFB26AE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4" w:fontKey="{9F48B22A-2680-4404-B1C7-205D11E8CF8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  <w:embedRegular r:id="rId5" w:fontKey="{8A3A5F8E-E78A-42F3-8B9E-5CF69D0309D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98CA7" w14:textId="77777777" w:rsidR="006C5884" w:rsidRDefault="003216A5">
    <w:pPr>
      <w:pStyle w:val="a6"/>
      <w:jc w:val="right"/>
    </w:pPr>
    <w:r>
      <w:fldChar w:fldCharType="begin"/>
    </w:r>
    <w:r>
      <w:instrText xml:space="preserve"> PAGE </w:instrText>
    </w:r>
    <w:r>
      <w:fldChar w:fldCharType="separate"/>
    </w:r>
    <w:r w:rsidR="005A758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B31F7" w14:textId="77777777" w:rsidR="001A7837" w:rsidRDefault="001A7837">
      <w:pPr>
        <w:spacing w:line="240" w:lineRule="auto"/>
      </w:pPr>
      <w:r>
        <w:separator/>
      </w:r>
    </w:p>
  </w:footnote>
  <w:footnote w:type="continuationSeparator" w:id="0">
    <w:p w14:paraId="12DDB7F7" w14:textId="77777777" w:rsidR="001A7837" w:rsidRDefault="001A78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CA370" w14:textId="77777777" w:rsidR="006C5884" w:rsidRDefault="006C5884">
    <w:pPr>
      <w:rPr>
        <w:rFonts w:ascii="Garamond" w:eastAsia="Garamond" w:hAnsi="Garamond" w:cs="Garamon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7832"/>
    <w:multiLevelType w:val="hybridMultilevel"/>
    <w:tmpl w:val="E45AF0A6"/>
    <w:name w:val="Нумерованный список 2"/>
    <w:lvl w:ilvl="0" w:tplc="9758A366">
      <w:numFmt w:val="bullet"/>
      <w:lvlText w:val="●"/>
      <w:lvlJc w:val="left"/>
      <w:pPr>
        <w:ind w:left="1080" w:firstLine="0"/>
      </w:pPr>
      <w:rPr>
        <w:u w:val="none"/>
      </w:rPr>
    </w:lvl>
    <w:lvl w:ilvl="1" w:tplc="301CFE0A">
      <w:numFmt w:val="bullet"/>
      <w:lvlText w:val="○"/>
      <w:lvlJc w:val="left"/>
      <w:pPr>
        <w:ind w:left="1800" w:firstLine="0"/>
      </w:pPr>
      <w:rPr>
        <w:u w:val="none"/>
      </w:rPr>
    </w:lvl>
    <w:lvl w:ilvl="2" w:tplc="7694992A">
      <w:numFmt w:val="bullet"/>
      <w:lvlText w:val="■"/>
      <w:lvlJc w:val="left"/>
      <w:pPr>
        <w:ind w:left="2520" w:firstLine="0"/>
      </w:pPr>
      <w:rPr>
        <w:u w:val="none"/>
      </w:rPr>
    </w:lvl>
    <w:lvl w:ilvl="3" w:tplc="87683A78">
      <w:numFmt w:val="bullet"/>
      <w:lvlText w:val="●"/>
      <w:lvlJc w:val="left"/>
      <w:pPr>
        <w:ind w:left="3240" w:firstLine="0"/>
      </w:pPr>
      <w:rPr>
        <w:u w:val="none"/>
      </w:rPr>
    </w:lvl>
    <w:lvl w:ilvl="4" w:tplc="5E30DA9A">
      <w:numFmt w:val="bullet"/>
      <w:lvlText w:val="○"/>
      <w:lvlJc w:val="left"/>
      <w:pPr>
        <w:ind w:left="3960" w:firstLine="0"/>
      </w:pPr>
      <w:rPr>
        <w:u w:val="none"/>
      </w:rPr>
    </w:lvl>
    <w:lvl w:ilvl="5" w:tplc="C16828EC">
      <w:numFmt w:val="bullet"/>
      <w:lvlText w:val="■"/>
      <w:lvlJc w:val="left"/>
      <w:pPr>
        <w:ind w:left="4680" w:firstLine="0"/>
      </w:pPr>
      <w:rPr>
        <w:u w:val="none"/>
      </w:rPr>
    </w:lvl>
    <w:lvl w:ilvl="6" w:tplc="3B660E50">
      <w:numFmt w:val="bullet"/>
      <w:lvlText w:val="●"/>
      <w:lvlJc w:val="left"/>
      <w:pPr>
        <w:ind w:left="5400" w:firstLine="0"/>
      </w:pPr>
      <w:rPr>
        <w:u w:val="none"/>
      </w:rPr>
    </w:lvl>
    <w:lvl w:ilvl="7" w:tplc="955EB644">
      <w:numFmt w:val="bullet"/>
      <w:lvlText w:val="○"/>
      <w:lvlJc w:val="left"/>
      <w:pPr>
        <w:ind w:left="6120" w:firstLine="0"/>
      </w:pPr>
      <w:rPr>
        <w:u w:val="none"/>
      </w:rPr>
    </w:lvl>
    <w:lvl w:ilvl="8" w:tplc="F6DE6A1A">
      <w:numFmt w:val="bullet"/>
      <w:lvlText w:val="■"/>
      <w:lvlJc w:val="left"/>
      <w:pPr>
        <w:ind w:left="6840" w:firstLine="0"/>
      </w:pPr>
      <w:rPr>
        <w:u w:val="none"/>
      </w:rPr>
    </w:lvl>
  </w:abstractNum>
  <w:abstractNum w:abstractNumId="1" w15:restartNumberingAfterBreak="0">
    <w:nsid w:val="0EBC0582"/>
    <w:multiLevelType w:val="hybridMultilevel"/>
    <w:tmpl w:val="E62E122E"/>
    <w:name w:val="Нумерованный список 8"/>
    <w:lvl w:ilvl="0" w:tplc="DB1AEF0C">
      <w:numFmt w:val="bullet"/>
      <w:lvlText w:val="●"/>
      <w:lvlJc w:val="left"/>
      <w:pPr>
        <w:ind w:left="1080" w:firstLine="0"/>
      </w:pPr>
      <w:rPr>
        <w:u w:val="none"/>
      </w:rPr>
    </w:lvl>
    <w:lvl w:ilvl="1" w:tplc="528ACCBE">
      <w:numFmt w:val="bullet"/>
      <w:lvlText w:val="○"/>
      <w:lvlJc w:val="left"/>
      <w:pPr>
        <w:ind w:left="1800" w:firstLine="0"/>
      </w:pPr>
      <w:rPr>
        <w:u w:val="none"/>
      </w:rPr>
    </w:lvl>
    <w:lvl w:ilvl="2" w:tplc="50BE1328">
      <w:numFmt w:val="bullet"/>
      <w:lvlText w:val="■"/>
      <w:lvlJc w:val="left"/>
      <w:pPr>
        <w:ind w:left="2520" w:firstLine="0"/>
      </w:pPr>
      <w:rPr>
        <w:u w:val="none"/>
      </w:rPr>
    </w:lvl>
    <w:lvl w:ilvl="3" w:tplc="271CD090">
      <w:numFmt w:val="bullet"/>
      <w:lvlText w:val="●"/>
      <w:lvlJc w:val="left"/>
      <w:pPr>
        <w:ind w:left="3240" w:firstLine="0"/>
      </w:pPr>
      <w:rPr>
        <w:u w:val="none"/>
      </w:rPr>
    </w:lvl>
    <w:lvl w:ilvl="4" w:tplc="D6D66FC2">
      <w:numFmt w:val="bullet"/>
      <w:lvlText w:val="○"/>
      <w:lvlJc w:val="left"/>
      <w:pPr>
        <w:ind w:left="3960" w:firstLine="0"/>
      </w:pPr>
      <w:rPr>
        <w:u w:val="none"/>
      </w:rPr>
    </w:lvl>
    <w:lvl w:ilvl="5" w:tplc="CDBC21B2">
      <w:numFmt w:val="bullet"/>
      <w:lvlText w:val="■"/>
      <w:lvlJc w:val="left"/>
      <w:pPr>
        <w:ind w:left="4680" w:firstLine="0"/>
      </w:pPr>
      <w:rPr>
        <w:u w:val="none"/>
      </w:rPr>
    </w:lvl>
    <w:lvl w:ilvl="6" w:tplc="FDCC156E">
      <w:numFmt w:val="bullet"/>
      <w:lvlText w:val="●"/>
      <w:lvlJc w:val="left"/>
      <w:pPr>
        <w:ind w:left="5400" w:firstLine="0"/>
      </w:pPr>
      <w:rPr>
        <w:u w:val="none"/>
      </w:rPr>
    </w:lvl>
    <w:lvl w:ilvl="7" w:tplc="839200F0">
      <w:numFmt w:val="bullet"/>
      <w:lvlText w:val="○"/>
      <w:lvlJc w:val="left"/>
      <w:pPr>
        <w:ind w:left="6120" w:firstLine="0"/>
      </w:pPr>
      <w:rPr>
        <w:u w:val="none"/>
      </w:rPr>
    </w:lvl>
    <w:lvl w:ilvl="8" w:tplc="5720D24C">
      <w:numFmt w:val="bullet"/>
      <w:lvlText w:val="■"/>
      <w:lvlJc w:val="left"/>
      <w:pPr>
        <w:ind w:left="6840" w:firstLine="0"/>
      </w:pPr>
      <w:rPr>
        <w:u w:val="none"/>
      </w:rPr>
    </w:lvl>
  </w:abstractNum>
  <w:abstractNum w:abstractNumId="2" w15:restartNumberingAfterBreak="0">
    <w:nsid w:val="12186555"/>
    <w:multiLevelType w:val="singleLevel"/>
    <w:tmpl w:val="8B76CD32"/>
    <w:name w:val="Bullet 14"/>
    <w:lvl w:ilvl="0">
      <w:start w:val="1"/>
      <w:numFmt w:val="decimal"/>
      <w:lvlText w:val="%1"/>
      <w:lvlJc w:val="left"/>
      <w:pPr>
        <w:ind w:left="0" w:firstLine="0"/>
      </w:pPr>
    </w:lvl>
  </w:abstractNum>
  <w:abstractNum w:abstractNumId="3" w15:restartNumberingAfterBreak="0">
    <w:nsid w:val="166724CC"/>
    <w:multiLevelType w:val="hybridMultilevel"/>
    <w:tmpl w:val="E158A41E"/>
    <w:name w:val="Нумерованный список 9"/>
    <w:lvl w:ilvl="0" w:tplc="7D12B758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 w:tplc="593817F4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 w:tplc="3E18A676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 w:tplc="B0B81972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 w:tplc="B2B43150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 w:tplc="59A6D002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 w:tplc="89B08E9E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 w:tplc="AC1C5D58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 w:tplc="86A6FF56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abstractNum w:abstractNumId="4" w15:restartNumberingAfterBreak="0">
    <w:nsid w:val="1B0B25E8"/>
    <w:multiLevelType w:val="hybridMultilevel"/>
    <w:tmpl w:val="0186A8DC"/>
    <w:name w:val="Нумерованный список 12"/>
    <w:lvl w:ilvl="0" w:tplc="AEBE1B94">
      <w:numFmt w:val="bullet"/>
      <w:lvlText w:val="●"/>
      <w:lvlJc w:val="left"/>
      <w:pPr>
        <w:ind w:left="1080" w:firstLine="0"/>
      </w:pPr>
      <w:rPr>
        <w:u w:val="none"/>
      </w:rPr>
    </w:lvl>
    <w:lvl w:ilvl="1" w:tplc="7DE4327A">
      <w:numFmt w:val="bullet"/>
      <w:lvlText w:val="○"/>
      <w:lvlJc w:val="left"/>
      <w:pPr>
        <w:ind w:left="1800" w:firstLine="0"/>
      </w:pPr>
      <w:rPr>
        <w:u w:val="none"/>
      </w:rPr>
    </w:lvl>
    <w:lvl w:ilvl="2" w:tplc="BDBEB72A">
      <w:numFmt w:val="bullet"/>
      <w:lvlText w:val="■"/>
      <w:lvlJc w:val="left"/>
      <w:pPr>
        <w:ind w:left="2520" w:firstLine="0"/>
      </w:pPr>
      <w:rPr>
        <w:u w:val="none"/>
      </w:rPr>
    </w:lvl>
    <w:lvl w:ilvl="3" w:tplc="34A4E658">
      <w:numFmt w:val="bullet"/>
      <w:lvlText w:val="●"/>
      <w:lvlJc w:val="left"/>
      <w:pPr>
        <w:ind w:left="3240" w:firstLine="0"/>
      </w:pPr>
      <w:rPr>
        <w:u w:val="none"/>
      </w:rPr>
    </w:lvl>
    <w:lvl w:ilvl="4" w:tplc="6882D742">
      <w:numFmt w:val="bullet"/>
      <w:lvlText w:val="○"/>
      <w:lvlJc w:val="left"/>
      <w:pPr>
        <w:ind w:left="3960" w:firstLine="0"/>
      </w:pPr>
      <w:rPr>
        <w:u w:val="none"/>
      </w:rPr>
    </w:lvl>
    <w:lvl w:ilvl="5" w:tplc="9630483E">
      <w:numFmt w:val="bullet"/>
      <w:lvlText w:val="■"/>
      <w:lvlJc w:val="left"/>
      <w:pPr>
        <w:ind w:left="4680" w:firstLine="0"/>
      </w:pPr>
      <w:rPr>
        <w:u w:val="none"/>
      </w:rPr>
    </w:lvl>
    <w:lvl w:ilvl="6" w:tplc="C7049D4C">
      <w:numFmt w:val="bullet"/>
      <w:lvlText w:val="●"/>
      <w:lvlJc w:val="left"/>
      <w:pPr>
        <w:ind w:left="5400" w:firstLine="0"/>
      </w:pPr>
      <w:rPr>
        <w:u w:val="none"/>
      </w:rPr>
    </w:lvl>
    <w:lvl w:ilvl="7" w:tplc="FCD65E38">
      <w:numFmt w:val="bullet"/>
      <w:lvlText w:val="○"/>
      <w:lvlJc w:val="left"/>
      <w:pPr>
        <w:ind w:left="6120" w:firstLine="0"/>
      </w:pPr>
      <w:rPr>
        <w:u w:val="none"/>
      </w:rPr>
    </w:lvl>
    <w:lvl w:ilvl="8" w:tplc="FD462F7E">
      <w:numFmt w:val="bullet"/>
      <w:lvlText w:val="■"/>
      <w:lvlJc w:val="left"/>
      <w:pPr>
        <w:ind w:left="6840" w:firstLine="0"/>
      </w:pPr>
      <w:rPr>
        <w:u w:val="none"/>
      </w:rPr>
    </w:lvl>
  </w:abstractNum>
  <w:abstractNum w:abstractNumId="5" w15:restartNumberingAfterBreak="0">
    <w:nsid w:val="1D225D50"/>
    <w:multiLevelType w:val="singleLevel"/>
    <w:tmpl w:val="184681E6"/>
    <w:name w:val="Bullet 18"/>
    <w:lvl w:ilvl="0">
      <w:numFmt w:val="bullet"/>
      <w:lvlText w:val="○"/>
      <w:lvlJc w:val="left"/>
      <w:pPr>
        <w:ind w:left="0" w:firstLine="0"/>
      </w:pPr>
      <w:rPr>
        <w:u w:val="none"/>
      </w:rPr>
    </w:lvl>
  </w:abstractNum>
  <w:abstractNum w:abstractNumId="6" w15:restartNumberingAfterBreak="0">
    <w:nsid w:val="26455F3D"/>
    <w:multiLevelType w:val="hybridMultilevel"/>
    <w:tmpl w:val="E5A47AE0"/>
    <w:name w:val="Нумерованный список 10"/>
    <w:lvl w:ilvl="0" w:tplc="7E9A81AA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 w:tplc="EE8E5E56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 w:tplc="83CA7CD0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 w:tplc="A930211E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 w:tplc="0688E8DE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 w:tplc="13262154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 w:tplc="0D303ACA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 w:tplc="DB40E410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 w:tplc="FFF2720C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abstractNum w:abstractNumId="7" w15:restartNumberingAfterBreak="0">
    <w:nsid w:val="2F465DCD"/>
    <w:multiLevelType w:val="hybridMultilevel"/>
    <w:tmpl w:val="865CEEE0"/>
    <w:lvl w:ilvl="0" w:tplc="B5C49FA4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FB0CB4CA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5DE22CDE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ABE02544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1F52DA42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C4FA45E4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9D36C040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F4E48E2A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53901206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091785A"/>
    <w:multiLevelType w:val="multilevel"/>
    <w:tmpl w:val="AA8AF0B4"/>
    <w:name w:val="Нумерованный список 13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%1.%2.%3.%4."/>
      <w:lvlJc w:val="left"/>
      <w:pPr>
        <w:ind w:left="0" w:firstLine="0"/>
      </w:pPr>
    </w:lvl>
    <w:lvl w:ilvl="4">
      <w:start w:val="1"/>
      <w:numFmt w:val="decimal"/>
      <w:lvlText w:val="%1.%2.%3.%4.%5."/>
      <w:lvlJc w:val="left"/>
      <w:pPr>
        <w:ind w:left="0" w:firstLine="0"/>
      </w:pPr>
    </w:lvl>
    <w:lvl w:ilvl="5">
      <w:start w:val="1"/>
      <w:numFmt w:val="decimal"/>
      <w:lvlText w:val="%1.%2.%3.%4.%5.%6."/>
      <w:lvlJc w:val="left"/>
      <w:pPr>
        <w:ind w:left="0" w:firstLine="0"/>
      </w:pPr>
    </w:lvl>
    <w:lvl w:ilvl="6">
      <w:start w:val="1"/>
      <w:numFmt w:val="decimal"/>
      <w:lvlText w:val="%1.%2.%3.%4.%5.%6.%7."/>
      <w:lvlJc w:val="left"/>
      <w:pPr>
        <w:ind w:left="0" w:firstLine="0"/>
      </w:pPr>
    </w:lvl>
    <w:lvl w:ilvl="7">
      <w:start w:val="1"/>
      <w:numFmt w:val="decimal"/>
      <w:lvlText w:val="%1.%2.%3.%4.%5.%6.%7.%8."/>
      <w:lvlJc w:val="left"/>
      <w:pPr>
        <w:ind w:left="0" w:firstLine="0"/>
      </w:pPr>
    </w:lvl>
    <w:lvl w:ilvl="8">
      <w:start w:val="1"/>
      <w:numFmt w:val="decimal"/>
      <w:lvlText w:val="%1.%2.%3.%4.%5.%6.%7.%8.%9."/>
      <w:lvlJc w:val="left"/>
      <w:pPr>
        <w:ind w:left="0" w:firstLine="0"/>
      </w:pPr>
    </w:lvl>
  </w:abstractNum>
  <w:abstractNum w:abstractNumId="9" w15:restartNumberingAfterBreak="0">
    <w:nsid w:val="419D591C"/>
    <w:multiLevelType w:val="singleLevel"/>
    <w:tmpl w:val="A894A7AA"/>
    <w:name w:val="Bullet 16"/>
    <w:lvl w:ilvl="0">
      <w:start w:val="1"/>
      <w:numFmt w:val="decimal"/>
      <w:lvlText w:val="%1"/>
      <w:lvlJc w:val="left"/>
      <w:pPr>
        <w:ind w:left="0" w:firstLine="0"/>
      </w:pPr>
    </w:lvl>
  </w:abstractNum>
  <w:abstractNum w:abstractNumId="10" w15:restartNumberingAfterBreak="0">
    <w:nsid w:val="42C77BD1"/>
    <w:multiLevelType w:val="hybridMultilevel"/>
    <w:tmpl w:val="A14212FC"/>
    <w:name w:val="Нумерованный список 7"/>
    <w:lvl w:ilvl="0" w:tplc="979CB522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 w:tplc="4D2CE90C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 w:tplc="3636386E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 w:tplc="3A1CC5C0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 w:tplc="0CDE0806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 w:tplc="3B8607DA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 w:tplc="90407816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 w:tplc="86BC8058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 w:tplc="34FC1B14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abstractNum w:abstractNumId="11" w15:restartNumberingAfterBreak="0">
    <w:nsid w:val="4C867998"/>
    <w:multiLevelType w:val="singleLevel"/>
    <w:tmpl w:val="FB603900"/>
    <w:name w:val="Bullet 17"/>
    <w:lvl w:ilvl="0">
      <w:numFmt w:val="bullet"/>
      <w:lvlText w:val="■"/>
      <w:lvlJc w:val="left"/>
      <w:pPr>
        <w:ind w:left="0" w:firstLine="0"/>
      </w:pPr>
      <w:rPr>
        <w:u w:val="none"/>
      </w:rPr>
    </w:lvl>
  </w:abstractNum>
  <w:abstractNum w:abstractNumId="12" w15:restartNumberingAfterBreak="0">
    <w:nsid w:val="53053EA8"/>
    <w:multiLevelType w:val="hybridMultilevel"/>
    <w:tmpl w:val="D8F25FD2"/>
    <w:name w:val="Нумерованный список 11"/>
    <w:lvl w:ilvl="0" w:tplc="898C271A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 w:tplc="63681596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 w:tplc="856C2476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 w:tplc="1652A038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 w:tplc="2F869D80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 w:tplc="DA0A60FE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 w:tplc="654A1C9C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 w:tplc="0E3C5488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 w:tplc="7A3CE7E0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abstractNum w:abstractNumId="13" w15:restartNumberingAfterBreak="0">
    <w:nsid w:val="55197488"/>
    <w:multiLevelType w:val="singleLevel"/>
    <w:tmpl w:val="D1D8F0FC"/>
    <w:name w:val="Bullet 15"/>
    <w:lvl w:ilvl="0">
      <w:numFmt w:val="bullet"/>
      <w:lvlText w:val="-"/>
      <w:lvlJc w:val="left"/>
      <w:pPr>
        <w:ind w:left="0" w:firstLine="0"/>
      </w:pPr>
      <w:rPr>
        <w:u w:val="none"/>
      </w:rPr>
    </w:lvl>
  </w:abstractNum>
  <w:abstractNum w:abstractNumId="14" w15:restartNumberingAfterBreak="0">
    <w:nsid w:val="57A47A3A"/>
    <w:multiLevelType w:val="hybridMultilevel"/>
    <w:tmpl w:val="9C4CACD6"/>
    <w:name w:val="Нумерованный список 4"/>
    <w:lvl w:ilvl="0" w:tplc="01B01FCC">
      <w:numFmt w:val="bullet"/>
      <w:lvlText w:val="-"/>
      <w:lvlJc w:val="left"/>
      <w:pPr>
        <w:ind w:left="360" w:firstLine="0"/>
      </w:pPr>
      <w:rPr>
        <w:u w:val="none"/>
      </w:rPr>
    </w:lvl>
    <w:lvl w:ilvl="1" w:tplc="44E8C84A">
      <w:numFmt w:val="bullet"/>
      <w:lvlText w:val="-"/>
      <w:lvlJc w:val="left"/>
      <w:pPr>
        <w:ind w:left="1080" w:firstLine="0"/>
      </w:pPr>
      <w:rPr>
        <w:u w:val="none"/>
      </w:rPr>
    </w:lvl>
    <w:lvl w:ilvl="2" w:tplc="661A74BE">
      <w:numFmt w:val="bullet"/>
      <w:lvlText w:val="-"/>
      <w:lvlJc w:val="left"/>
      <w:pPr>
        <w:ind w:left="1800" w:firstLine="0"/>
      </w:pPr>
      <w:rPr>
        <w:u w:val="none"/>
      </w:rPr>
    </w:lvl>
    <w:lvl w:ilvl="3" w:tplc="19E497C2">
      <w:numFmt w:val="bullet"/>
      <w:lvlText w:val="-"/>
      <w:lvlJc w:val="left"/>
      <w:pPr>
        <w:ind w:left="2520" w:firstLine="0"/>
      </w:pPr>
      <w:rPr>
        <w:u w:val="none"/>
      </w:rPr>
    </w:lvl>
    <w:lvl w:ilvl="4" w:tplc="73120716">
      <w:numFmt w:val="bullet"/>
      <w:lvlText w:val="-"/>
      <w:lvlJc w:val="left"/>
      <w:pPr>
        <w:ind w:left="3240" w:firstLine="0"/>
      </w:pPr>
      <w:rPr>
        <w:u w:val="none"/>
      </w:rPr>
    </w:lvl>
    <w:lvl w:ilvl="5" w:tplc="3E7222FE">
      <w:numFmt w:val="bullet"/>
      <w:lvlText w:val="-"/>
      <w:lvlJc w:val="left"/>
      <w:pPr>
        <w:ind w:left="3960" w:firstLine="0"/>
      </w:pPr>
      <w:rPr>
        <w:u w:val="none"/>
      </w:rPr>
    </w:lvl>
    <w:lvl w:ilvl="6" w:tplc="C068CE04">
      <w:numFmt w:val="bullet"/>
      <w:lvlText w:val="-"/>
      <w:lvlJc w:val="left"/>
      <w:pPr>
        <w:ind w:left="4680" w:firstLine="0"/>
      </w:pPr>
      <w:rPr>
        <w:u w:val="none"/>
      </w:rPr>
    </w:lvl>
    <w:lvl w:ilvl="7" w:tplc="F5AA1B24">
      <w:numFmt w:val="bullet"/>
      <w:lvlText w:val="-"/>
      <w:lvlJc w:val="left"/>
      <w:pPr>
        <w:ind w:left="5400" w:firstLine="0"/>
      </w:pPr>
      <w:rPr>
        <w:u w:val="none"/>
      </w:rPr>
    </w:lvl>
    <w:lvl w:ilvl="8" w:tplc="73143D60">
      <w:numFmt w:val="bullet"/>
      <w:lvlText w:val="-"/>
      <w:lvlJc w:val="left"/>
      <w:pPr>
        <w:ind w:left="6120" w:firstLine="0"/>
      </w:pPr>
      <w:rPr>
        <w:u w:val="none"/>
      </w:rPr>
    </w:lvl>
  </w:abstractNum>
  <w:abstractNum w:abstractNumId="15" w15:restartNumberingAfterBreak="0">
    <w:nsid w:val="5F8377EA"/>
    <w:multiLevelType w:val="hybridMultilevel"/>
    <w:tmpl w:val="3CACE08A"/>
    <w:name w:val="Нумерованный список 3"/>
    <w:lvl w:ilvl="0" w:tplc="B86A6B2C">
      <w:numFmt w:val="bullet"/>
      <w:lvlText w:val="●"/>
      <w:lvlJc w:val="left"/>
      <w:pPr>
        <w:ind w:left="1080" w:firstLine="0"/>
      </w:pPr>
      <w:rPr>
        <w:u w:val="none"/>
      </w:rPr>
    </w:lvl>
    <w:lvl w:ilvl="1" w:tplc="E32A43AC">
      <w:numFmt w:val="bullet"/>
      <w:lvlText w:val="○"/>
      <w:lvlJc w:val="left"/>
      <w:pPr>
        <w:ind w:left="1800" w:firstLine="0"/>
      </w:pPr>
      <w:rPr>
        <w:u w:val="none"/>
      </w:rPr>
    </w:lvl>
    <w:lvl w:ilvl="2" w:tplc="AFF48EB4">
      <w:numFmt w:val="bullet"/>
      <w:lvlText w:val="■"/>
      <w:lvlJc w:val="left"/>
      <w:pPr>
        <w:ind w:left="2520" w:firstLine="0"/>
      </w:pPr>
      <w:rPr>
        <w:u w:val="none"/>
      </w:rPr>
    </w:lvl>
    <w:lvl w:ilvl="3" w:tplc="23C24068">
      <w:numFmt w:val="bullet"/>
      <w:lvlText w:val="●"/>
      <w:lvlJc w:val="left"/>
      <w:pPr>
        <w:ind w:left="3240" w:firstLine="0"/>
      </w:pPr>
      <w:rPr>
        <w:u w:val="none"/>
      </w:rPr>
    </w:lvl>
    <w:lvl w:ilvl="4" w:tplc="2284783C">
      <w:numFmt w:val="bullet"/>
      <w:lvlText w:val="○"/>
      <w:lvlJc w:val="left"/>
      <w:pPr>
        <w:ind w:left="3960" w:firstLine="0"/>
      </w:pPr>
      <w:rPr>
        <w:u w:val="none"/>
      </w:rPr>
    </w:lvl>
    <w:lvl w:ilvl="5" w:tplc="39A289C2">
      <w:numFmt w:val="bullet"/>
      <w:lvlText w:val="■"/>
      <w:lvlJc w:val="left"/>
      <w:pPr>
        <w:ind w:left="4680" w:firstLine="0"/>
      </w:pPr>
      <w:rPr>
        <w:u w:val="none"/>
      </w:rPr>
    </w:lvl>
    <w:lvl w:ilvl="6" w:tplc="4B8480CE">
      <w:numFmt w:val="bullet"/>
      <w:lvlText w:val="●"/>
      <w:lvlJc w:val="left"/>
      <w:pPr>
        <w:ind w:left="5400" w:firstLine="0"/>
      </w:pPr>
      <w:rPr>
        <w:u w:val="none"/>
      </w:rPr>
    </w:lvl>
    <w:lvl w:ilvl="7" w:tplc="C6A2E0FA">
      <w:numFmt w:val="bullet"/>
      <w:lvlText w:val="○"/>
      <w:lvlJc w:val="left"/>
      <w:pPr>
        <w:ind w:left="6120" w:firstLine="0"/>
      </w:pPr>
      <w:rPr>
        <w:u w:val="none"/>
      </w:rPr>
    </w:lvl>
    <w:lvl w:ilvl="8" w:tplc="52169E3A">
      <w:numFmt w:val="bullet"/>
      <w:lvlText w:val="■"/>
      <w:lvlJc w:val="left"/>
      <w:pPr>
        <w:ind w:left="6840" w:firstLine="0"/>
      </w:pPr>
      <w:rPr>
        <w:u w:val="none"/>
      </w:rPr>
    </w:lvl>
  </w:abstractNum>
  <w:abstractNum w:abstractNumId="16" w15:restartNumberingAfterBreak="0">
    <w:nsid w:val="60352B03"/>
    <w:multiLevelType w:val="hybridMultilevel"/>
    <w:tmpl w:val="A8E6243C"/>
    <w:name w:val="Нумерованный список 6"/>
    <w:lvl w:ilvl="0" w:tplc="992CA036">
      <w:numFmt w:val="bullet"/>
      <w:lvlText w:val="●"/>
      <w:lvlJc w:val="left"/>
      <w:pPr>
        <w:ind w:left="1080" w:firstLine="0"/>
      </w:pPr>
      <w:rPr>
        <w:u w:val="none"/>
      </w:rPr>
    </w:lvl>
    <w:lvl w:ilvl="1" w:tplc="C0D658D4">
      <w:numFmt w:val="bullet"/>
      <w:lvlText w:val="○"/>
      <w:lvlJc w:val="left"/>
      <w:pPr>
        <w:ind w:left="1800" w:firstLine="0"/>
      </w:pPr>
      <w:rPr>
        <w:u w:val="none"/>
      </w:rPr>
    </w:lvl>
    <w:lvl w:ilvl="2" w:tplc="43D0D5D2">
      <w:numFmt w:val="bullet"/>
      <w:lvlText w:val="■"/>
      <w:lvlJc w:val="left"/>
      <w:pPr>
        <w:ind w:left="2520" w:firstLine="0"/>
      </w:pPr>
      <w:rPr>
        <w:u w:val="none"/>
      </w:rPr>
    </w:lvl>
    <w:lvl w:ilvl="3" w:tplc="5E20487E">
      <w:numFmt w:val="bullet"/>
      <w:lvlText w:val="●"/>
      <w:lvlJc w:val="left"/>
      <w:pPr>
        <w:ind w:left="3240" w:firstLine="0"/>
      </w:pPr>
      <w:rPr>
        <w:u w:val="none"/>
      </w:rPr>
    </w:lvl>
    <w:lvl w:ilvl="4" w:tplc="867EFB90">
      <w:numFmt w:val="bullet"/>
      <w:lvlText w:val="○"/>
      <w:lvlJc w:val="left"/>
      <w:pPr>
        <w:ind w:left="3960" w:firstLine="0"/>
      </w:pPr>
      <w:rPr>
        <w:u w:val="none"/>
      </w:rPr>
    </w:lvl>
    <w:lvl w:ilvl="5" w:tplc="59F44DB4">
      <w:numFmt w:val="bullet"/>
      <w:lvlText w:val="■"/>
      <w:lvlJc w:val="left"/>
      <w:pPr>
        <w:ind w:left="4680" w:firstLine="0"/>
      </w:pPr>
      <w:rPr>
        <w:u w:val="none"/>
      </w:rPr>
    </w:lvl>
    <w:lvl w:ilvl="6" w:tplc="879A8D4C">
      <w:numFmt w:val="bullet"/>
      <w:lvlText w:val="●"/>
      <w:lvlJc w:val="left"/>
      <w:pPr>
        <w:ind w:left="5400" w:firstLine="0"/>
      </w:pPr>
      <w:rPr>
        <w:u w:val="none"/>
      </w:rPr>
    </w:lvl>
    <w:lvl w:ilvl="7" w:tplc="08D42E3C">
      <w:numFmt w:val="bullet"/>
      <w:lvlText w:val="○"/>
      <w:lvlJc w:val="left"/>
      <w:pPr>
        <w:ind w:left="6120" w:firstLine="0"/>
      </w:pPr>
      <w:rPr>
        <w:u w:val="none"/>
      </w:rPr>
    </w:lvl>
    <w:lvl w:ilvl="8" w:tplc="031A3A4A">
      <w:numFmt w:val="bullet"/>
      <w:lvlText w:val="■"/>
      <w:lvlJc w:val="left"/>
      <w:pPr>
        <w:ind w:left="6840" w:firstLine="0"/>
      </w:pPr>
      <w:rPr>
        <w:u w:val="none"/>
      </w:rPr>
    </w:lvl>
  </w:abstractNum>
  <w:abstractNum w:abstractNumId="17" w15:restartNumberingAfterBreak="0">
    <w:nsid w:val="6A424698"/>
    <w:multiLevelType w:val="hybridMultilevel"/>
    <w:tmpl w:val="0F7A03F6"/>
    <w:name w:val="Нумерованный список 5"/>
    <w:lvl w:ilvl="0" w:tplc="559A7646">
      <w:numFmt w:val="bullet"/>
      <w:lvlText w:val="●"/>
      <w:lvlJc w:val="left"/>
      <w:pPr>
        <w:ind w:left="360" w:firstLine="0"/>
      </w:pPr>
      <w:rPr>
        <w:u w:val="none"/>
      </w:rPr>
    </w:lvl>
    <w:lvl w:ilvl="1" w:tplc="DA7096B8">
      <w:numFmt w:val="bullet"/>
      <w:lvlText w:val="○"/>
      <w:lvlJc w:val="left"/>
      <w:pPr>
        <w:ind w:left="1080" w:firstLine="0"/>
      </w:pPr>
      <w:rPr>
        <w:u w:val="none"/>
      </w:rPr>
    </w:lvl>
    <w:lvl w:ilvl="2" w:tplc="90544E98">
      <w:numFmt w:val="bullet"/>
      <w:lvlText w:val="■"/>
      <w:lvlJc w:val="left"/>
      <w:pPr>
        <w:ind w:left="1800" w:firstLine="0"/>
      </w:pPr>
      <w:rPr>
        <w:u w:val="none"/>
      </w:rPr>
    </w:lvl>
    <w:lvl w:ilvl="3" w:tplc="76F6175E">
      <w:numFmt w:val="bullet"/>
      <w:lvlText w:val="●"/>
      <w:lvlJc w:val="left"/>
      <w:pPr>
        <w:ind w:left="2520" w:firstLine="0"/>
      </w:pPr>
      <w:rPr>
        <w:u w:val="none"/>
      </w:rPr>
    </w:lvl>
    <w:lvl w:ilvl="4" w:tplc="E24ABBDC">
      <w:numFmt w:val="bullet"/>
      <w:lvlText w:val="○"/>
      <w:lvlJc w:val="left"/>
      <w:pPr>
        <w:ind w:left="3240" w:firstLine="0"/>
      </w:pPr>
      <w:rPr>
        <w:u w:val="none"/>
      </w:rPr>
    </w:lvl>
    <w:lvl w:ilvl="5" w:tplc="71F07C9C">
      <w:numFmt w:val="bullet"/>
      <w:lvlText w:val="■"/>
      <w:lvlJc w:val="left"/>
      <w:pPr>
        <w:ind w:left="3960" w:firstLine="0"/>
      </w:pPr>
      <w:rPr>
        <w:u w:val="none"/>
      </w:rPr>
    </w:lvl>
    <w:lvl w:ilvl="6" w:tplc="DE7011D4">
      <w:numFmt w:val="bullet"/>
      <w:lvlText w:val="●"/>
      <w:lvlJc w:val="left"/>
      <w:pPr>
        <w:ind w:left="4680" w:firstLine="0"/>
      </w:pPr>
      <w:rPr>
        <w:u w:val="none"/>
      </w:rPr>
    </w:lvl>
    <w:lvl w:ilvl="7" w:tplc="73947D3A">
      <w:numFmt w:val="bullet"/>
      <w:lvlText w:val="○"/>
      <w:lvlJc w:val="left"/>
      <w:pPr>
        <w:ind w:left="5400" w:firstLine="0"/>
      </w:pPr>
      <w:rPr>
        <w:u w:val="none"/>
      </w:rPr>
    </w:lvl>
    <w:lvl w:ilvl="8" w:tplc="B95EEEDA">
      <w:numFmt w:val="bullet"/>
      <w:lvlText w:val="■"/>
      <w:lvlJc w:val="left"/>
      <w:pPr>
        <w:ind w:left="6120" w:firstLine="0"/>
      </w:pPr>
      <w:rPr>
        <w:u w:val="none"/>
      </w:rPr>
    </w:lvl>
  </w:abstractNum>
  <w:abstractNum w:abstractNumId="18" w15:restartNumberingAfterBreak="0">
    <w:nsid w:val="741A48F3"/>
    <w:multiLevelType w:val="hybridMultilevel"/>
    <w:tmpl w:val="BC687BA8"/>
    <w:name w:val="Нумерованный список 1"/>
    <w:lvl w:ilvl="0" w:tplc="48FC3A06">
      <w:numFmt w:val="bullet"/>
      <w:lvlText w:val="●"/>
      <w:lvlJc w:val="left"/>
      <w:pPr>
        <w:ind w:left="1080" w:firstLine="0"/>
      </w:pPr>
      <w:rPr>
        <w:u w:val="none"/>
      </w:rPr>
    </w:lvl>
    <w:lvl w:ilvl="1" w:tplc="5C6AC566">
      <w:numFmt w:val="bullet"/>
      <w:lvlText w:val="○"/>
      <w:lvlJc w:val="left"/>
      <w:pPr>
        <w:ind w:left="1800" w:firstLine="0"/>
      </w:pPr>
      <w:rPr>
        <w:u w:val="none"/>
      </w:rPr>
    </w:lvl>
    <w:lvl w:ilvl="2" w:tplc="8EF60600">
      <w:numFmt w:val="bullet"/>
      <w:lvlText w:val="■"/>
      <w:lvlJc w:val="left"/>
      <w:pPr>
        <w:ind w:left="2520" w:firstLine="0"/>
      </w:pPr>
      <w:rPr>
        <w:u w:val="none"/>
      </w:rPr>
    </w:lvl>
    <w:lvl w:ilvl="3" w:tplc="6FB6F87E">
      <w:numFmt w:val="bullet"/>
      <w:lvlText w:val="●"/>
      <w:lvlJc w:val="left"/>
      <w:pPr>
        <w:ind w:left="3240" w:firstLine="0"/>
      </w:pPr>
      <w:rPr>
        <w:u w:val="none"/>
      </w:rPr>
    </w:lvl>
    <w:lvl w:ilvl="4" w:tplc="BE323C22">
      <w:numFmt w:val="bullet"/>
      <w:lvlText w:val="○"/>
      <w:lvlJc w:val="left"/>
      <w:pPr>
        <w:ind w:left="3960" w:firstLine="0"/>
      </w:pPr>
      <w:rPr>
        <w:u w:val="none"/>
      </w:rPr>
    </w:lvl>
    <w:lvl w:ilvl="5" w:tplc="493AACA6">
      <w:numFmt w:val="bullet"/>
      <w:lvlText w:val="■"/>
      <w:lvlJc w:val="left"/>
      <w:pPr>
        <w:ind w:left="4680" w:firstLine="0"/>
      </w:pPr>
      <w:rPr>
        <w:u w:val="none"/>
      </w:rPr>
    </w:lvl>
    <w:lvl w:ilvl="6" w:tplc="CC3463D2">
      <w:numFmt w:val="bullet"/>
      <w:lvlText w:val="●"/>
      <w:lvlJc w:val="left"/>
      <w:pPr>
        <w:ind w:left="5400" w:firstLine="0"/>
      </w:pPr>
      <w:rPr>
        <w:u w:val="none"/>
      </w:rPr>
    </w:lvl>
    <w:lvl w:ilvl="7" w:tplc="F0A8E362">
      <w:numFmt w:val="bullet"/>
      <w:lvlText w:val="○"/>
      <w:lvlJc w:val="left"/>
      <w:pPr>
        <w:ind w:left="6120" w:firstLine="0"/>
      </w:pPr>
      <w:rPr>
        <w:u w:val="none"/>
      </w:rPr>
    </w:lvl>
    <w:lvl w:ilvl="8" w:tplc="B846CEFC">
      <w:numFmt w:val="bullet"/>
      <w:lvlText w:val="■"/>
      <w:lvlJc w:val="left"/>
      <w:pPr>
        <w:ind w:left="6840" w:firstLine="0"/>
      </w:pPr>
      <w:rPr>
        <w:u w:val="none"/>
      </w:rPr>
    </w:lvl>
  </w:abstractNum>
  <w:abstractNum w:abstractNumId="19" w15:restartNumberingAfterBreak="0">
    <w:nsid w:val="752A2CC6"/>
    <w:multiLevelType w:val="singleLevel"/>
    <w:tmpl w:val="CEC02FEC"/>
    <w:name w:val="Bullet 19"/>
    <w:lvl w:ilvl="0">
      <w:numFmt w:val="bullet"/>
      <w:lvlText w:val="●"/>
      <w:lvlJc w:val="left"/>
      <w:pPr>
        <w:ind w:left="0" w:firstLine="0"/>
      </w:pPr>
      <w:rPr>
        <w:u w:val="none"/>
      </w:rPr>
    </w:lvl>
  </w:abstractNum>
  <w:abstractNum w:abstractNumId="20" w15:restartNumberingAfterBreak="0">
    <w:nsid w:val="75DF3FC2"/>
    <w:multiLevelType w:val="singleLevel"/>
    <w:tmpl w:val="7054AB4C"/>
    <w:name w:val="Bullet 20"/>
    <w:lvl w:ilvl="0">
      <w:numFmt w:val="bullet"/>
      <w:lvlText w:val=""/>
      <w:lvlJc w:val="left"/>
      <w:pPr>
        <w:ind w:left="0" w:firstLine="0"/>
      </w:pPr>
      <w:rPr>
        <w:rFonts w:ascii="Wingdings" w:eastAsia="Wingdings" w:hAnsi="Wingdings" w:cs="Wingdings"/>
      </w:rPr>
    </w:lvl>
  </w:abstractNum>
  <w:num w:numId="1" w16cid:durableId="230237524">
    <w:abstractNumId w:val="18"/>
  </w:num>
  <w:num w:numId="2" w16cid:durableId="793909163">
    <w:abstractNumId w:val="0"/>
  </w:num>
  <w:num w:numId="3" w16cid:durableId="603611064">
    <w:abstractNumId w:val="15"/>
  </w:num>
  <w:num w:numId="4" w16cid:durableId="1096563060">
    <w:abstractNumId w:val="14"/>
  </w:num>
  <w:num w:numId="5" w16cid:durableId="1982420861">
    <w:abstractNumId w:val="17"/>
  </w:num>
  <w:num w:numId="6" w16cid:durableId="1683626144">
    <w:abstractNumId w:val="16"/>
  </w:num>
  <w:num w:numId="7" w16cid:durableId="1069766235">
    <w:abstractNumId w:val="10"/>
  </w:num>
  <w:num w:numId="8" w16cid:durableId="1966350409">
    <w:abstractNumId w:val="1"/>
  </w:num>
  <w:num w:numId="9" w16cid:durableId="1460755904">
    <w:abstractNumId w:val="3"/>
  </w:num>
  <w:num w:numId="10" w16cid:durableId="943154955">
    <w:abstractNumId w:val="6"/>
  </w:num>
  <w:num w:numId="11" w16cid:durableId="1634285431">
    <w:abstractNumId w:val="12"/>
  </w:num>
  <w:num w:numId="12" w16cid:durableId="408380534">
    <w:abstractNumId w:val="4"/>
  </w:num>
  <w:num w:numId="13" w16cid:durableId="616108652">
    <w:abstractNumId w:val="8"/>
  </w:num>
  <w:num w:numId="14" w16cid:durableId="1029718791">
    <w:abstractNumId w:val="2"/>
  </w:num>
  <w:num w:numId="15" w16cid:durableId="1563521438">
    <w:abstractNumId w:val="13"/>
  </w:num>
  <w:num w:numId="16" w16cid:durableId="512233898">
    <w:abstractNumId w:val="9"/>
  </w:num>
  <w:num w:numId="17" w16cid:durableId="299653847">
    <w:abstractNumId w:val="11"/>
  </w:num>
  <w:num w:numId="18" w16cid:durableId="214587256">
    <w:abstractNumId w:val="5"/>
  </w:num>
  <w:num w:numId="19" w16cid:durableId="617569687">
    <w:abstractNumId w:val="19"/>
  </w:num>
  <w:num w:numId="20" w16cid:durableId="892303930">
    <w:abstractNumId w:val="20"/>
  </w:num>
  <w:num w:numId="21" w16cid:durableId="10529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drawingGridHorizontalSpacing w:val="283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884"/>
    <w:rsid w:val="00165092"/>
    <w:rsid w:val="001A7837"/>
    <w:rsid w:val="001D636F"/>
    <w:rsid w:val="003216A5"/>
    <w:rsid w:val="005A7580"/>
    <w:rsid w:val="006C5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5B60D"/>
  <w15:docId w15:val="{B643D47D-265D-4ECD-B5C0-3841C4C42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 Light" w:eastAsia="Calibri Light" w:hAnsi="Calibri Light" w:cs="Calibri Light"/>
      <w:sz w:val="24"/>
      <w:szCs w:val="24"/>
      <w:lang w:eastAsia="ru-RU" w:bidi="ru-RU"/>
    </w:rPr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qFormat/>
    <w:rPr>
      <w:rFonts w:ascii="Segoe UI" w:eastAsia="SimSun" w:hAnsi="Segoe UI" w:cs="Segoe UI"/>
      <w:sz w:val="18"/>
      <w:szCs w:val="18"/>
    </w:rPr>
  </w:style>
  <w:style w:type="paragraph" w:customStyle="1" w:styleId="CommentText">
    <w:name w:val="Comment Text"/>
    <w:basedOn w:val="a"/>
    <w:qFormat/>
    <w:pPr>
      <w:spacing w:line="240" w:lineRule="auto"/>
    </w:pPr>
    <w:rPr>
      <w:sz w:val="20"/>
      <w:szCs w:val="20"/>
    </w:rPr>
  </w:style>
  <w:style w:type="paragraph" w:styleId="a6">
    <w:name w:val="footer"/>
    <w:basedOn w:val="a"/>
    <w:qFormat/>
    <w:pPr>
      <w:tabs>
        <w:tab w:val="center" w:pos="4820"/>
        <w:tab w:val="right" w:pos="9641"/>
      </w:tabs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Calibri Light"/>
        <a:cs typeface="Calibri Light"/>
      </a:majorFont>
      <a:minorFont>
        <a:latin typeface="Calibri Light"/>
        <a:ea typeface="Calibri Light"/>
        <a:cs typeface="Calibri Ligh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FAF433-E60B-4B09-BCDB-CC28D7506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2677</Words>
  <Characters>15261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kolbinarina@gmail.com</cp:lastModifiedBy>
  <cp:revision>4</cp:revision>
  <cp:lastPrinted>2025-04-15T23:59:00Z</cp:lastPrinted>
  <dcterms:created xsi:type="dcterms:W3CDTF">2025-04-16T00:02:00Z</dcterms:created>
  <dcterms:modified xsi:type="dcterms:W3CDTF">2025-12-24T13:25:00Z</dcterms:modified>
</cp:coreProperties>
</file>